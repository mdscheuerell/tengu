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BF31E" w14:textId="16A5EAAD"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24484811" w:rsidR="00F06CA9" w:rsidRPr="00E10DA2" w:rsidRDefault="00F06CA9">
      <w:pPr>
        <w:rPr>
          <w:rFonts w:cstheme="minorHAnsi"/>
          <w:sz w:val="24"/>
          <w:szCs w:val="24"/>
        </w:rPr>
      </w:pPr>
    </w:p>
    <w:p w14:paraId="534DCCB3" w14:textId="1E827521"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805D7C">
        <w:rPr>
          <w:rFonts w:cstheme="minorHAnsi"/>
          <w:sz w:val="24"/>
          <w:szCs w:val="24"/>
        </w:rPr>
        <w:t xml:space="preserve">body mass, </w:t>
      </w:r>
      <w:r w:rsidR="00506542">
        <w:rPr>
          <w:rFonts w:cstheme="minorHAnsi"/>
          <w:sz w:val="24"/>
          <w:szCs w:val="24"/>
        </w:rPr>
        <w:t xml:space="preserve">differential migration,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 xml:space="preserve">This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47BE3D2D"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Interpretation of these trends is complicated by the</w:t>
      </w:r>
      <w:r>
        <w:rPr>
          <w:rFonts w:cstheme="minorHAnsi"/>
          <w:sz w:val="24"/>
          <w:szCs w:val="24"/>
        </w:rPr>
        <w:t xml:space="preserve"> 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Japanese-Americans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0C78DC">
        <w:rPr>
          <w:rFonts w:cstheme="minorHAnsi"/>
          <w:sz w:val="24"/>
          <w:szCs w:val="24"/>
        </w:rPr>
        <w:t xml:space="preserve">n </w:t>
      </w:r>
      <w:commentRangeStart w:id="0"/>
      <w:r w:rsidR="000C78DC">
        <w:rPr>
          <w:rFonts w:cstheme="minorHAnsi"/>
          <w:sz w:val="24"/>
          <w:szCs w:val="24"/>
        </w:rPr>
        <w:t>increase</w:t>
      </w:r>
      <w:commentRangeEnd w:id="0"/>
      <w:r w:rsidR="00420120">
        <w:rPr>
          <w:rStyle w:val="CommentReference"/>
        </w:rPr>
        <w:commentReference w:id="0"/>
      </w:r>
      <w:r w:rsidR="000C78DC">
        <w:rPr>
          <w:rFonts w:cstheme="minorHAnsi"/>
          <w:sz w:val="24"/>
          <w:szCs w:val="24"/>
        </w:rPr>
        <w:t xml:space="preserv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These salmon, displaying a form of differential migration</w:t>
      </w:r>
      <w:r w:rsidR="00D21BDA">
        <w:rPr>
          <w:rFonts w:cstheme="minorHAnsi"/>
          <w:sz w:val="24"/>
          <w:szCs w:val="24"/>
        </w:rPr>
        <w:t xml:space="preserve"> by remaining in Puget Sound rather than migrating to the ocean coast</w:t>
      </w:r>
      <w:r w:rsidR="00D74346">
        <w:rPr>
          <w:rFonts w:cstheme="minorHAnsi"/>
          <w:sz w:val="24"/>
          <w:szCs w:val="24"/>
        </w:rPr>
        <w:t xml:space="preserve">, </w:t>
      </w:r>
      <w:r w:rsidR="00531B1F">
        <w:rPr>
          <w:rFonts w:cstheme="minorHAnsi"/>
          <w:sz w:val="24"/>
          <w:szCs w:val="24"/>
        </w:rPr>
        <w:t xml:space="preserve">showed </w:t>
      </w:r>
      <w:r w:rsidR="0067753B">
        <w:rPr>
          <w:rFonts w:cstheme="minorHAnsi"/>
          <w:sz w:val="24"/>
          <w:szCs w:val="24"/>
        </w:rPr>
        <w:t>dissimilar</w:t>
      </w:r>
      <w:r w:rsidR="00531B1F">
        <w:rPr>
          <w:rFonts w:cstheme="minorHAnsi"/>
          <w:sz w:val="24"/>
          <w:szCs w:val="24"/>
        </w:rPr>
        <w:t xml:space="preserve"> trajectories compared with </w:t>
      </w:r>
      <w:r w:rsidR="009211D0">
        <w:rPr>
          <w:rFonts w:cstheme="minorHAnsi"/>
          <w:sz w:val="24"/>
          <w:szCs w:val="24"/>
        </w:rPr>
        <w:t xml:space="preserve">size </w:t>
      </w:r>
      <w:r w:rsidR="005D7F29">
        <w:rPr>
          <w:rFonts w:cstheme="minorHAnsi"/>
          <w:sz w:val="24"/>
          <w:szCs w:val="24"/>
        </w:rPr>
        <w:t xml:space="preserve">trends </w:t>
      </w:r>
      <w:r w:rsidR="009211D0">
        <w:rPr>
          <w:rFonts w:cstheme="minorHAnsi"/>
          <w:sz w:val="24"/>
          <w:szCs w:val="24"/>
        </w:rPr>
        <w:t>of</w:t>
      </w:r>
      <w:r w:rsidR="00EA556F">
        <w:rPr>
          <w:rFonts w:cstheme="minorHAnsi"/>
          <w:sz w:val="24"/>
          <w:szCs w:val="24"/>
        </w:rPr>
        <w:t xml:space="preserve"> Puget Sound Chinook S</w:t>
      </w:r>
      <w:r w:rsidR="00531B1F">
        <w:rPr>
          <w:rFonts w:cstheme="minorHAnsi"/>
          <w:sz w:val="24"/>
          <w:szCs w:val="24"/>
        </w:rPr>
        <w:t xml:space="preserve">almon </w:t>
      </w:r>
      <w:proofErr w:type="gramStart"/>
      <w:r w:rsidR="0067753B">
        <w:rPr>
          <w:rFonts w:cstheme="minorHAnsi"/>
          <w:sz w:val="24"/>
          <w:szCs w:val="24"/>
        </w:rPr>
        <w:t xml:space="preserve">as a whole </w:t>
      </w:r>
      <w:r w:rsidR="005828D2">
        <w:rPr>
          <w:rFonts w:cstheme="minorHAnsi"/>
          <w:sz w:val="24"/>
          <w:szCs w:val="24"/>
        </w:rPr>
        <w:t>reported</w:t>
      </w:r>
      <w:proofErr w:type="gramEnd"/>
      <w:r w:rsidR="005828D2">
        <w:rPr>
          <w:rFonts w:cstheme="minorHAnsi"/>
          <w:sz w:val="24"/>
          <w:szCs w:val="24"/>
        </w:rPr>
        <w:t xml:space="preserve"> previously</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patterns in size </w:t>
      </w:r>
      <w:r w:rsidR="005A4311">
        <w:rPr>
          <w:rFonts w:cstheme="minorHAnsi"/>
          <w:sz w:val="24"/>
          <w:szCs w:val="24"/>
        </w:rPr>
        <w:t>for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 associated with different migration patterns exemplify yet another important factor to be considered in the analysis </w:t>
      </w:r>
      <w:r w:rsidR="00F73880">
        <w:rPr>
          <w:rFonts w:cstheme="minorHAnsi"/>
          <w:sz w:val="24"/>
          <w:szCs w:val="24"/>
        </w:rPr>
        <w:t xml:space="preserve">and interpretation </w:t>
      </w:r>
      <w:r w:rsidR="00C76D65">
        <w:rPr>
          <w:rFonts w:cstheme="minorHAnsi"/>
          <w:sz w:val="24"/>
          <w:szCs w:val="24"/>
        </w:rPr>
        <w:t xml:space="preserve">of </w:t>
      </w:r>
      <w:commentRangeStart w:id="1"/>
      <w:r w:rsidR="00C76D65">
        <w:rPr>
          <w:rFonts w:cstheme="minorHAnsi"/>
          <w:sz w:val="24"/>
          <w:szCs w:val="24"/>
        </w:rPr>
        <w:t>such</w:t>
      </w:r>
      <w:commentRangeEnd w:id="1"/>
      <w:r w:rsidR="00420120">
        <w:rPr>
          <w:rStyle w:val="CommentReference"/>
        </w:rPr>
        <w:commentReference w:id="1"/>
      </w:r>
      <w:r w:rsidR="00C76D65">
        <w:rPr>
          <w:rFonts w:cstheme="minorHAnsi"/>
          <w:sz w:val="24"/>
          <w:szCs w:val="24"/>
        </w:rPr>
        <w:t xml:space="preserve"> trends.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7D785EAA"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7" w:tooltip="Cox, 1997 #2230" w:history="1">
        <w:r w:rsidR="00A96B4E">
          <w:rPr>
            <w:rFonts w:cstheme="minorHAnsi"/>
            <w:noProof/>
            <w:sz w:val="24"/>
            <w:szCs w:val="24"/>
          </w:rPr>
          <w:t>Cox and Hinch 1997</w:t>
        </w:r>
      </w:hyperlink>
      <w:r w:rsidR="00B1613D">
        <w:rPr>
          <w:rFonts w:cstheme="minorHAnsi"/>
          <w:noProof/>
          <w:sz w:val="24"/>
          <w:szCs w:val="24"/>
        </w:rPr>
        <w:t xml:space="preserve">; </w:t>
      </w:r>
      <w:hyperlink w:anchor="_ENREF_35" w:tooltip="Rogers, 2011 #5023" w:history="1">
        <w:r w:rsidR="00A96B4E">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19" w:tooltip="Millner, 1996 #5024" w:history="1">
        <w:r w:rsidR="00A96B4E">
          <w:rPr>
            <w:rFonts w:cstheme="minorHAnsi"/>
            <w:noProof/>
            <w:sz w:val="24"/>
            <w:szCs w:val="24"/>
          </w:rPr>
          <w:t>Millner and Whiting 1996</w:t>
        </w:r>
      </w:hyperlink>
      <w:r w:rsidR="00B1613D">
        <w:rPr>
          <w:rFonts w:cstheme="minorHAnsi"/>
          <w:noProof/>
          <w:sz w:val="24"/>
          <w:szCs w:val="24"/>
        </w:rPr>
        <w:t xml:space="preserve">; </w:t>
      </w:r>
      <w:hyperlink w:anchor="_ENREF_25" w:tooltip="Pyper, 1999 #2315" w:history="1">
        <w:r w:rsidR="00A96B4E">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30" w:tooltip="Richards, 1999 #4126" w:history="1">
        <w:r w:rsidR="00A96B4E">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39" w:tooltip="Sharpe, 2009 #7265" w:history="1">
        <w:r w:rsidR="00A96B4E">
          <w:rPr>
            <w:rFonts w:cstheme="minorHAnsi"/>
            <w:noProof/>
            <w:sz w:val="24"/>
            <w:szCs w:val="24"/>
          </w:rPr>
          <w:t>Sharpe and Hendry 2009</w:t>
        </w:r>
      </w:hyperlink>
      <w:r w:rsidR="00B1613D">
        <w:rPr>
          <w:rFonts w:cstheme="minorHAnsi"/>
          <w:noProof/>
          <w:sz w:val="24"/>
          <w:szCs w:val="24"/>
        </w:rPr>
        <w:t xml:space="preserve">; </w:t>
      </w:r>
      <w:hyperlink w:anchor="_ENREF_43" w:tooltip="Swain, 2007 #6600" w:history="1">
        <w:r w:rsidR="00A96B4E">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8" w:tooltip="Edeline, 2007 #7263" w:history="1">
        <w:r w:rsidR="00A96B4E">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Salmo salar</w:t>
      </w:r>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0" w:tooltip="Gardner, 1976 #3008" w:history="1">
        <w:r w:rsidR="00A96B4E">
          <w:rPr>
            <w:rFonts w:cstheme="minorHAnsi"/>
            <w:noProof/>
            <w:sz w:val="24"/>
            <w:szCs w:val="24"/>
          </w:rPr>
          <w:t>Gardner 1976</w:t>
        </w:r>
      </w:hyperlink>
      <w:r w:rsidR="00B1613D">
        <w:rPr>
          <w:rFonts w:cstheme="minorHAnsi"/>
          <w:noProof/>
          <w:sz w:val="24"/>
          <w:szCs w:val="24"/>
        </w:rPr>
        <w:t xml:space="preserve">; </w:t>
      </w:r>
      <w:hyperlink w:anchor="_ENREF_42" w:tooltip="Summers, 1995 #3009" w:history="1">
        <w:r w:rsidR="00A96B4E">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40" w:tooltip="Shearer, 1990 #2833" w:history="1">
        <w:r w:rsidR="00A96B4E">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 w:tooltip="Bal, 2017 #5883" w:history="1">
        <w:r w:rsidR="00A96B4E"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ielak, 1986 #2653" w:history="1">
        <w:r w:rsidR="00A96B4E"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9" w:tooltip="Quinn, 2006 #3462" w:history="1">
        <w:r w:rsidR="00A96B4E"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44" w:tooltip="Valiente, 2011 #5049" w:history="1">
        <w:r w:rsidR="00A96B4E"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4226A500"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2" w:tooltip="Ricker, 1981 #2518" w:history="1">
        <w:r w:rsidR="00A96B4E">
          <w:rPr>
            <w:rFonts w:cstheme="minorHAnsi"/>
            <w:noProof/>
            <w:sz w:val="24"/>
            <w:szCs w:val="24"/>
          </w:rPr>
          <w:t>Ricker 1981</w:t>
        </w:r>
      </w:hyperlink>
      <w:r w:rsidR="00B1613D">
        <w:rPr>
          <w:rFonts w:cstheme="minorHAnsi"/>
          <w:noProof/>
          <w:sz w:val="24"/>
          <w:szCs w:val="24"/>
        </w:rPr>
        <w:t xml:space="preserve">; </w:t>
      </w:r>
      <w:hyperlink w:anchor="_ENREF_33" w:tooltip="Ricker, 1995 #2807" w:history="1">
        <w:r w:rsidR="00A96B4E">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5E58F6">
        <w:rPr>
          <w:rFonts w:cstheme="minorHAnsi"/>
          <w:sz w:val="24"/>
          <w:szCs w:val="24"/>
        </w:rPr>
        <w:t xml:space="preserve">trends, many factors may cause genuine or apparent changes over decades.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ins w:id="2" w:author="Author">
        <w:r w:rsidR="00A81C5B">
          <w:rPr>
            <w:rFonts w:cstheme="minorHAnsi"/>
            <w:sz w:val="24"/>
            <w:szCs w:val="24"/>
          </w:rPr>
          <w:t>;</w:t>
        </w:r>
      </w:ins>
      <w:del w:id="3" w:author="Author">
        <w:r w:rsidR="003324D6" w:rsidDel="00A81C5B">
          <w:rPr>
            <w:rFonts w:cstheme="minorHAnsi"/>
            <w:sz w:val="24"/>
            <w:szCs w:val="24"/>
          </w:rPr>
          <w:delText>,</w:delText>
        </w:r>
      </w:del>
      <w:r w:rsidR="003324D6">
        <w:rPr>
          <w:rFonts w:cstheme="minorHAnsi"/>
          <w:sz w:val="24"/>
          <w:szCs w:val="24"/>
        </w:rPr>
        <w:t xml:space="preserve"> or</w:t>
      </w:r>
      <w:ins w:id="4" w:author="Author">
        <w:r w:rsidR="00A81C5B">
          <w:rPr>
            <w:rFonts w:cstheme="minorHAnsi"/>
            <w:sz w:val="24"/>
            <w:szCs w:val="24"/>
          </w:rPr>
          <w:t xml:space="preserve"> fishing</w:t>
        </w:r>
      </w:ins>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because fish </w:t>
      </w:r>
      <w:r w:rsidR="00506542">
        <w:rPr>
          <w:rFonts w:cstheme="minorHAnsi"/>
          <w:sz w:val="24"/>
          <w:szCs w:val="24"/>
        </w:rPr>
        <w:t xml:space="preserve">caught early in the season </w:t>
      </w:r>
      <w:r w:rsidR="002E264D" w:rsidRPr="00E10DA2">
        <w:rPr>
          <w:rFonts w:cstheme="minorHAnsi"/>
          <w:sz w:val="24"/>
          <w:szCs w:val="24"/>
        </w:rPr>
        <w:t>had less time to grow</w:t>
      </w:r>
      <w:r w:rsidR="005E58F6">
        <w:rPr>
          <w:rFonts w:cstheme="minorHAnsi"/>
          <w:sz w:val="24"/>
          <w:szCs w:val="24"/>
        </w:rPr>
        <w:t xml:space="preserve">. </w:t>
      </w:r>
      <w:r w:rsidR="003324D6">
        <w:rPr>
          <w:rFonts w:cstheme="minorHAnsi"/>
          <w:sz w:val="24"/>
          <w:szCs w:val="24"/>
        </w:rPr>
        <w:t>In addition, 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456B96">
        <w:rPr>
          <w:rFonts w:cstheme="minorHAnsi"/>
          <w:sz w:val="24"/>
          <w:szCs w:val="24"/>
        </w:rPr>
        <w:t>tend to be larger than</w:t>
      </w:r>
      <w:r w:rsidR="002E264D" w:rsidRPr="00E10DA2">
        <w:rPr>
          <w:rFonts w:cstheme="minorHAnsi"/>
          <w:sz w:val="24"/>
          <w:szCs w:val="24"/>
        </w:rPr>
        <w:t xml:space="preserve"> wild </w:t>
      </w:r>
      <w:r w:rsidR="00456B96">
        <w:rPr>
          <w:rFonts w:cstheme="minorHAnsi"/>
          <w:sz w:val="24"/>
          <w:szCs w:val="24"/>
        </w:rPr>
        <w:t xml:space="preserve">smolts and this </w:t>
      </w:r>
      <w:r w:rsidR="002E264D" w:rsidRPr="00E10DA2">
        <w:rPr>
          <w:rFonts w:cstheme="minorHAnsi"/>
          <w:sz w:val="24"/>
          <w:szCs w:val="24"/>
        </w:rPr>
        <w:t>reduce</w:t>
      </w:r>
      <w:r w:rsidR="00456B96">
        <w:rPr>
          <w:rFonts w:cstheme="minorHAnsi"/>
          <w:sz w:val="24"/>
          <w:szCs w:val="24"/>
        </w:rPr>
        <w:t>s</w:t>
      </w:r>
      <w:r w:rsidR="002E264D" w:rsidRPr="00E10DA2">
        <w:rPr>
          <w:rFonts w:cstheme="minorHAnsi"/>
          <w:sz w:val="24"/>
          <w:szCs w:val="24"/>
        </w:rPr>
        <w:t xml:space="preserve"> the number of years spent at sea, and</w:t>
      </w:r>
      <w:commentRangeStart w:id="5"/>
      <w:r w:rsidR="002E264D" w:rsidRPr="00E10DA2">
        <w:rPr>
          <w:rFonts w:cstheme="minorHAnsi"/>
          <w:sz w:val="24"/>
          <w:szCs w:val="24"/>
        </w:rPr>
        <w:t xml:space="preserve"> hatcher</w:t>
      </w:r>
      <w:r w:rsidR="00055FFE" w:rsidRPr="00E10DA2">
        <w:rPr>
          <w:rFonts w:cstheme="minorHAnsi"/>
          <w:sz w:val="24"/>
          <w:szCs w:val="24"/>
        </w:rPr>
        <w:t>y production has become an increasing proportion of the runs in some areas</w:t>
      </w:r>
      <w:r w:rsidR="005E58F6">
        <w:rPr>
          <w:rFonts w:cstheme="minorHAnsi"/>
          <w:sz w:val="24"/>
          <w:szCs w:val="24"/>
        </w:rPr>
        <w:t xml:space="preserve">. </w:t>
      </w:r>
      <w:commentRangeEnd w:id="5"/>
      <w:r w:rsidR="00A81C5B">
        <w:rPr>
          <w:rStyle w:val="CommentReference"/>
        </w:rPr>
        <w:commentReference w:id="5"/>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055FFE" w:rsidRPr="00E10DA2">
        <w:rPr>
          <w:rFonts w:cstheme="minorHAnsi"/>
          <w:sz w:val="24"/>
          <w:szCs w:val="24"/>
        </w:rPr>
        <w:t xml:space="preserve"> </w:t>
      </w:r>
      <w:r w:rsidR="00506542">
        <w:rPr>
          <w:rFonts w:cstheme="minorHAnsi"/>
          <w:sz w:val="24"/>
          <w:szCs w:val="24"/>
        </w:rPr>
        <w:t xml:space="preserve">and </w:t>
      </w:r>
      <w:r w:rsidR="00055FFE" w:rsidRPr="00E10DA2">
        <w:rPr>
          <w:rFonts w:cstheme="minorHAnsi"/>
          <w:sz w:val="24"/>
          <w:szCs w:val="24"/>
        </w:rPr>
        <w:t>salmon density</w:t>
      </w:r>
      <w:r w:rsidR="00456B96">
        <w:rPr>
          <w:rFonts w:cstheme="minorHAnsi"/>
          <w:sz w:val="24"/>
          <w:szCs w:val="24"/>
        </w:rPr>
        <w:t>, both</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5E58F6">
        <w:rPr>
          <w:rFonts w:cstheme="minorHAnsi"/>
          <w:sz w:val="24"/>
          <w:szCs w:val="24"/>
        </w:rPr>
        <w:t>. I</w:t>
      </w:r>
      <w:r w:rsidR="00826197" w:rsidRPr="00E10DA2">
        <w:rPr>
          <w:rFonts w:cstheme="minorHAnsi"/>
          <w:sz w:val="24"/>
          <w:szCs w:val="24"/>
        </w:rPr>
        <w:t xml:space="preserve">mpassable </w:t>
      </w:r>
      <w:r w:rsidR="00826197" w:rsidRPr="00E10DA2">
        <w:rPr>
          <w:rFonts w:cstheme="minorHAnsi"/>
          <w:sz w:val="24"/>
          <w:szCs w:val="24"/>
        </w:rPr>
        <w:lastRenderedPageBreak/>
        <w:t>hydroelectric dams extirpated some runs, and if they were especially large then the average size of the salmon might decline</w:t>
      </w:r>
      <w:r w:rsidR="005E58F6">
        <w:rPr>
          <w:rFonts w:cstheme="minorHAnsi"/>
          <w:sz w:val="24"/>
          <w:szCs w:val="24"/>
        </w:rPr>
        <w:t>. F</w:t>
      </w:r>
      <w:r w:rsidR="002E264D" w:rsidRPr="00E10DA2">
        <w:rPr>
          <w:rFonts w:cstheme="minorHAnsi"/>
          <w:sz w:val="24"/>
          <w:szCs w:val="24"/>
        </w:rPr>
        <w:t>isheries themselves can be size selective, shift</w:t>
      </w:r>
      <w:r w:rsidR="00456B96">
        <w:rPr>
          <w:rFonts w:cstheme="minorHAnsi"/>
          <w:sz w:val="24"/>
          <w:szCs w:val="24"/>
        </w:rPr>
        <w:t>ing</w:t>
      </w:r>
      <w:r w:rsidR="002E264D" w:rsidRPr="00E10DA2">
        <w:rPr>
          <w:rFonts w:cstheme="minorHAnsi"/>
          <w:sz w:val="24"/>
          <w:szCs w:val="24"/>
        </w:rPr>
        <w:t xml:space="preserve"> the observed </w:t>
      </w:r>
      <w:r w:rsidR="00D41DB7">
        <w:rPr>
          <w:rFonts w:cstheme="minorHAnsi"/>
          <w:sz w:val="24"/>
          <w:szCs w:val="24"/>
        </w:rPr>
        <w:t xml:space="preserve">size </w:t>
      </w:r>
      <w:r w:rsidR="002E264D" w:rsidRPr="00E10DA2">
        <w:rPr>
          <w:rFonts w:cstheme="minorHAnsi"/>
          <w:sz w:val="24"/>
          <w:szCs w:val="24"/>
        </w:rPr>
        <w:t xml:space="preserve">distribution depending on where and when sampling occurs, and </w:t>
      </w:r>
      <w:r w:rsidR="00D41DB7">
        <w:rPr>
          <w:rFonts w:cstheme="minorHAnsi"/>
          <w:sz w:val="24"/>
          <w:szCs w:val="24"/>
        </w:rPr>
        <w:t>caus</w:t>
      </w:r>
      <w:r w:rsidR="00456B96">
        <w:rPr>
          <w:rFonts w:cstheme="minorHAnsi"/>
          <w:sz w:val="24"/>
          <w:szCs w:val="24"/>
        </w:rPr>
        <w:t>ing</w:t>
      </w:r>
      <w:r w:rsidR="002E264D" w:rsidRPr="00E10DA2">
        <w:rPr>
          <w:rFonts w:cstheme="minorHAnsi"/>
          <w:sz w:val="24"/>
          <w:szCs w:val="24"/>
        </w:rPr>
        <w:t xml:space="preserve"> evolutionary shift</w:t>
      </w:r>
      <w:r w:rsidR="00D41DB7">
        <w:rPr>
          <w:rFonts w:cstheme="minorHAnsi"/>
          <w:sz w:val="24"/>
          <w:szCs w:val="24"/>
        </w:rPr>
        <w:t>s</w:t>
      </w:r>
      <w:r w:rsidR="002E264D" w:rsidRPr="00E10DA2">
        <w:rPr>
          <w:rFonts w:cstheme="minorHAnsi"/>
          <w:sz w:val="24"/>
          <w:szCs w:val="24"/>
        </w:rPr>
        <w:t xml:space="preserve"> in age and size at maturity. There is extensive scientific literature on these </w:t>
      </w:r>
      <w:r w:rsidR="005E58F6">
        <w:rPr>
          <w:rFonts w:cstheme="minorHAnsi"/>
          <w:sz w:val="24"/>
          <w:szCs w:val="24"/>
        </w:rPr>
        <w:t xml:space="preserve">and other </w:t>
      </w:r>
      <w:r w:rsidR="002E264D" w:rsidRPr="00E10DA2">
        <w:rPr>
          <w:rFonts w:cstheme="minorHAnsi"/>
          <w:sz w:val="24"/>
          <w:szCs w:val="24"/>
        </w:rPr>
        <w:t>factors</w:t>
      </w:r>
      <w:r w:rsidR="003324D6">
        <w:rPr>
          <w:rFonts w:cstheme="minorHAnsi"/>
          <w:sz w:val="24"/>
          <w:szCs w:val="24"/>
        </w:rPr>
        <w:t xml:space="preserve">; </w:t>
      </w:r>
      <w:r w:rsidR="002E264D" w:rsidRPr="00E10DA2">
        <w:rPr>
          <w:rFonts w:cstheme="minorHAnsi"/>
          <w:sz w:val="24"/>
          <w:szCs w:val="24"/>
        </w:rPr>
        <w:t>they are not mutually exclusive</w:t>
      </w:r>
      <w:r w:rsidR="003324D6">
        <w:rPr>
          <w:rFonts w:cstheme="minorHAnsi"/>
          <w:sz w:val="24"/>
          <w:szCs w:val="24"/>
        </w:rPr>
        <w:t>,</w:t>
      </w:r>
      <w:r w:rsidR="002E264D" w:rsidRPr="00E10DA2">
        <w:rPr>
          <w:rFonts w:cstheme="minorHAnsi"/>
          <w:sz w:val="24"/>
          <w:szCs w:val="24"/>
        </w:rPr>
        <w:t xml:space="preserve"> mak</w:t>
      </w:r>
      <w:r w:rsidR="003324D6">
        <w:rPr>
          <w:rFonts w:cstheme="minorHAnsi"/>
          <w:sz w:val="24"/>
          <w:szCs w:val="24"/>
        </w:rPr>
        <w:t>ing</w:t>
      </w:r>
      <w:r w:rsidR="002E264D" w:rsidRPr="00E10DA2">
        <w:rPr>
          <w:rFonts w:cstheme="minorHAnsi"/>
          <w:sz w:val="24"/>
          <w:szCs w:val="24"/>
        </w:rPr>
        <w:t xml:space="preserve"> it especially difficult to </w:t>
      </w:r>
      <w:r w:rsidR="007C0555" w:rsidRPr="00E10DA2">
        <w:rPr>
          <w:rFonts w:cstheme="minorHAnsi"/>
          <w:sz w:val="24"/>
          <w:szCs w:val="24"/>
        </w:rPr>
        <w:t xml:space="preserve">explain the many declines (and some increases) in size and age in Pacific salmon </w:t>
      </w:r>
      <w:r w:rsidR="00826197" w:rsidRPr="00E10DA2">
        <w:rPr>
          <w:rFonts w:cstheme="minorHAnsi"/>
          <w:sz w:val="24"/>
          <w:szCs w:val="24"/>
        </w:rPr>
        <w:t>(</w:t>
      </w:r>
      <w:commentRangeStart w:id="6"/>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commentRangeEnd w:id="6"/>
      <w:r w:rsidR="00A81C5B">
        <w:rPr>
          <w:rStyle w:val="CommentReference"/>
        </w:rPr>
        <w:commentReference w:id="6"/>
      </w:r>
      <w:r w:rsidR="00826197" w:rsidRPr="00E10DA2">
        <w:rPr>
          <w:rFonts w:cstheme="minorHAnsi"/>
          <w:sz w:val="24"/>
          <w:szCs w:val="24"/>
        </w:rPr>
        <w:t>)</w:t>
      </w:r>
      <w:r w:rsidR="00055FFE" w:rsidRPr="00E10DA2">
        <w:rPr>
          <w:rFonts w:cstheme="minorHAnsi"/>
          <w:sz w:val="24"/>
          <w:szCs w:val="24"/>
        </w:rPr>
        <w:t xml:space="preserve">. </w:t>
      </w:r>
    </w:p>
    <w:p w14:paraId="711FB740" w14:textId="09651ED7" w:rsidR="007D7089" w:rsidRPr="00E10DA2" w:rsidRDefault="00826197" w:rsidP="007D7089">
      <w:pPr>
        <w:spacing w:after="0" w:line="480" w:lineRule="auto"/>
        <w:rPr>
          <w:rFonts w:cstheme="minorHAnsi"/>
          <w:sz w:val="24"/>
          <w:szCs w:val="24"/>
        </w:rPr>
      </w:pPr>
      <w:r w:rsidRPr="00E10DA2">
        <w:rPr>
          <w:rFonts w:cstheme="minorHAnsi"/>
          <w:sz w:val="24"/>
          <w:szCs w:val="24"/>
        </w:rPr>
        <w:tab/>
        <w:t xml:space="preserve">Most of the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Pr="00E10DA2">
        <w:rPr>
          <w:rFonts w:cstheme="minorHAnsi"/>
          <w:sz w:val="24"/>
          <w:szCs w:val="24"/>
        </w:rPr>
        <w:t>sockeye (</w:t>
      </w:r>
      <w:r w:rsidRPr="00E10DA2">
        <w:rPr>
          <w:rFonts w:cstheme="minorHAnsi"/>
          <w:i/>
          <w:sz w:val="24"/>
          <w:szCs w:val="24"/>
        </w:rPr>
        <w:t>O. nerka</w:t>
      </w:r>
      <w:r w:rsidRPr="00E10DA2">
        <w:rPr>
          <w:rFonts w:cstheme="minorHAnsi"/>
          <w:sz w:val="24"/>
          <w:szCs w:val="24"/>
        </w:rPr>
        <w:t>), chum (</w:t>
      </w:r>
      <w:r w:rsidRPr="00E10DA2">
        <w:rPr>
          <w:rFonts w:cstheme="minorHAnsi"/>
          <w:i/>
          <w:sz w:val="24"/>
          <w:szCs w:val="24"/>
        </w:rPr>
        <w:t>O. keta</w:t>
      </w:r>
      <w:r w:rsidRPr="00E10DA2">
        <w:rPr>
          <w:rFonts w:cstheme="minorHAnsi"/>
          <w:sz w:val="24"/>
          <w:szCs w:val="24"/>
        </w:rPr>
        <w:t>), and pink (</w:t>
      </w:r>
      <w:r w:rsidRPr="00E10DA2">
        <w:rPr>
          <w:rFonts w:cstheme="minorHAnsi"/>
          <w:i/>
          <w:sz w:val="24"/>
          <w:szCs w:val="24"/>
        </w:rPr>
        <w:t>O. gorbuscha</w:t>
      </w:r>
      <w:r w:rsidRPr="00E10DA2">
        <w:rPr>
          <w:rFonts w:cstheme="minorHAnsi"/>
          <w:sz w:val="24"/>
          <w:szCs w:val="24"/>
        </w:rPr>
        <w:t xml:space="preserve">) salmon. However, </w:t>
      </w:r>
      <w:r w:rsidR="007D7089" w:rsidRPr="00E10DA2">
        <w:rPr>
          <w:rFonts w:cstheme="minorHAnsi"/>
          <w:sz w:val="24"/>
          <w:szCs w:val="24"/>
        </w:rPr>
        <w:t>Chinook</w:t>
      </w:r>
      <w:r w:rsidR="00E96403">
        <w:rPr>
          <w:rFonts w:cstheme="minorHAnsi"/>
          <w:sz w:val="24"/>
          <w:szCs w:val="24"/>
        </w:rPr>
        <w:t xml:space="preserve"> (</w:t>
      </w:r>
      <w:r w:rsidR="00E96403" w:rsidRPr="00E96403">
        <w:rPr>
          <w:rFonts w:cstheme="minorHAnsi"/>
          <w:i/>
          <w:iCs/>
          <w:sz w:val="24"/>
          <w:szCs w:val="24"/>
        </w:rPr>
        <w:t>O. tshawytscha</w:t>
      </w:r>
      <w:r w:rsidR="00E96403">
        <w:rPr>
          <w:rFonts w:cstheme="minorHAnsi"/>
          <w:sz w:val="24"/>
          <w:szCs w:val="24"/>
        </w:rPr>
        <w:t>)</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almon (</w:t>
      </w:r>
      <w:r w:rsidR="007D7089" w:rsidRPr="00E10DA2">
        <w:rPr>
          <w:rFonts w:cstheme="minorHAnsi"/>
          <w:i/>
          <w:sz w:val="24"/>
          <w:szCs w:val="24"/>
        </w:rPr>
        <w:t>O. kisutch</w:t>
      </w:r>
      <w:r w:rsidRPr="00E10DA2">
        <w:rPr>
          <w:rFonts w:cstheme="minorHAnsi"/>
          <w:sz w:val="24"/>
          <w:szCs w:val="24"/>
        </w:rPr>
        <w:t xml:space="preserve">)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w:t>
      </w:r>
      <w:r w:rsidR="00261E99">
        <w:rPr>
          <w:rFonts w:cstheme="minorHAnsi"/>
          <w:sz w:val="24"/>
          <w:szCs w:val="24"/>
        </w:rPr>
        <w:t xml:space="preserve">often </w:t>
      </w:r>
      <w:r w:rsidR="007C0555" w:rsidRPr="00E10DA2">
        <w:rPr>
          <w:rFonts w:cstheme="minorHAnsi"/>
          <w:sz w:val="24"/>
          <w:szCs w:val="24"/>
        </w:rPr>
        <w:t xml:space="preserve">no data on size </w:t>
      </w:r>
      <w:r w:rsidR="00261E99">
        <w:rPr>
          <w:rFonts w:cstheme="minorHAnsi"/>
          <w:sz w:val="24"/>
          <w:szCs w:val="24"/>
        </w:rPr>
        <w:t>are</w:t>
      </w:r>
      <w:r w:rsidR="007C0555" w:rsidRPr="00E10DA2">
        <w:rPr>
          <w:rFonts w:cstheme="minorHAnsi"/>
          <w:sz w:val="24"/>
          <w:szCs w:val="24"/>
        </w:rPr>
        <w:t xml:space="preserve"> recorded. However, when used with appropriate caution, recreational fisheries can also be a source of data to augment and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9" w:tooltip="Fagen, 1988 #5747" w:history="1">
        <w:r w:rsidR="00A96B4E"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four areas of southeastern Al</w:t>
      </w:r>
      <w:r w:rsidR="00456F98" w:rsidRPr="00E10DA2">
        <w:rPr>
          <w:rFonts w:cstheme="minorHAnsi"/>
          <w:sz w:val="24"/>
          <w:szCs w:val="24"/>
        </w:rPr>
        <w:t>aska going back as much as</w:t>
      </w:r>
      <w:r w:rsidRPr="00E10DA2">
        <w:rPr>
          <w:rFonts w:cstheme="minorHAnsi"/>
          <w:sz w:val="24"/>
          <w:szCs w:val="24"/>
        </w:rPr>
        <w:t xml:space="preserve"> four decades, and reported significant declines in the largest fish in </w:t>
      </w:r>
      <w:r w:rsidR="00453A1A" w:rsidRPr="00E10DA2">
        <w:rPr>
          <w:rFonts w:cstheme="minorHAnsi"/>
          <w:sz w:val="24"/>
          <w:szCs w:val="24"/>
        </w:rPr>
        <w:t xml:space="preserve">two of the four, </w:t>
      </w:r>
      <w:commentRangeStart w:id="7"/>
      <w:r w:rsidR="00453A1A" w:rsidRPr="00E10DA2">
        <w:rPr>
          <w:rFonts w:cstheme="minorHAnsi"/>
          <w:sz w:val="24"/>
          <w:szCs w:val="24"/>
        </w:rPr>
        <w:t xml:space="preserve">but no clear trend in the other two. </w:t>
      </w:r>
      <w:commentRangeEnd w:id="7"/>
      <w:r w:rsidR="00A81C5B">
        <w:rPr>
          <w:rStyle w:val="CommentReference"/>
        </w:rPr>
        <w:commentReference w:id="7"/>
      </w:r>
      <w:r w:rsidR="00453A1A" w:rsidRPr="00E10DA2">
        <w:rPr>
          <w:rFonts w:cstheme="minorHAnsi"/>
          <w:sz w:val="24"/>
          <w:szCs w:val="24"/>
        </w:rPr>
        <w:t xml:space="preserve">Interpretation of these data </w:t>
      </w:r>
      <w:r w:rsidR="007C0555" w:rsidRPr="00E10DA2">
        <w:rPr>
          <w:rFonts w:cstheme="minorHAnsi"/>
          <w:sz w:val="24"/>
          <w:szCs w:val="24"/>
        </w:rPr>
        <w:t>wa</w:t>
      </w:r>
      <w:r w:rsidR="00453A1A" w:rsidRPr="00E10DA2">
        <w:rPr>
          <w:rFonts w:cstheme="minorHAnsi"/>
          <w:sz w:val="24"/>
          <w:szCs w:val="24"/>
        </w:rPr>
        <w:t>s complicated by the factors noted by Ricker (1980), especially because southeastern Alaska is a 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2" w:tooltip="Healey, 1987 #2793" w:history="1">
        <w:r w:rsidR="00A96B4E">
          <w:rPr>
            <w:rFonts w:cstheme="minorHAnsi"/>
            <w:noProof/>
            <w:sz w:val="24"/>
            <w:szCs w:val="24"/>
          </w:rPr>
          <w:t>Healey and Groot 1987</w:t>
        </w:r>
      </w:hyperlink>
      <w:r w:rsidR="00B1613D">
        <w:rPr>
          <w:rFonts w:cstheme="minorHAnsi"/>
          <w:noProof/>
          <w:sz w:val="24"/>
          <w:szCs w:val="24"/>
        </w:rPr>
        <w:t xml:space="preserve">; </w:t>
      </w:r>
      <w:hyperlink w:anchor="_ENREF_45" w:tooltip="Weitkamp, 2012 #4377" w:history="1">
        <w:r w:rsidR="00A96B4E">
          <w:rPr>
            <w:rFonts w:cstheme="minorHAnsi"/>
            <w:noProof/>
            <w:sz w:val="24"/>
            <w:szCs w:val="24"/>
          </w:rPr>
          <w:t>Weitkamp 2012</w:t>
        </w:r>
      </w:hyperlink>
      <w:r w:rsidR="00B1613D">
        <w:rPr>
          <w:rFonts w:cstheme="minorHAnsi"/>
          <w:noProof/>
          <w:sz w:val="24"/>
          <w:szCs w:val="24"/>
        </w:rPr>
        <w:t xml:space="preserve">; </w:t>
      </w:r>
      <w:hyperlink w:anchor="_ENREF_46" w:tooltip="Weitkamp, 2009 #3857" w:history="1">
        <w:r w:rsidR="00A96B4E">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31" w:tooltip="Ricker, 1980 #3553" w:history="1">
        <w:r w:rsidR="00A96B4E"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 xml:space="preserve">size trend </w:t>
      </w:r>
      <w:r w:rsidR="00D84B6F">
        <w:rPr>
          <w:rFonts w:cstheme="minorHAnsi"/>
          <w:sz w:val="24"/>
          <w:szCs w:val="24"/>
        </w:rPr>
        <w:lastRenderedPageBreak/>
        <w:t>d</w:t>
      </w:r>
      <w:r w:rsidR="00D84B6F" w:rsidRPr="00E10DA2">
        <w:rPr>
          <w:rFonts w:cstheme="minorHAnsi"/>
          <w:sz w:val="24"/>
          <w:szCs w:val="24"/>
        </w:rPr>
        <w:t xml:space="preserve">ata and attribution to causal agents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D84B6F">
        <w:rPr>
          <w:rFonts w:cstheme="minorHAnsi"/>
          <w:sz w:val="24"/>
          <w:szCs w:val="24"/>
        </w:rPr>
        <w:t xml:space="preserve"> </w:t>
      </w:r>
      <w:r w:rsidR="00D84B6F" w:rsidRPr="00E10DA2">
        <w:rPr>
          <w:rFonts w:cstheme="minorHAnsi"/>
          <w:sz w:val="24"/>
          <w:szCs w:val="24"/>
        </w:rPr>
        <w:t xml:space="preserve">owing to their </w:t>
      </w:r>
      <w:r w:rsidR="00D84B6F">
        <w:rPr>
          <w:rFonts w:cstheme="minorHAnsi"/>
          <w:sz w:val="24"/>
          <w:szCs w:val="24"/>
        </w:rPr>
        <w:t>variation in age at maturity</w:t>
      </w:r>
      <w:r w:rsidR="00D84B6F" w:rsidRPr="00E10DA2">
        <w:rPr>
          <w:rFonts w:cstheme="minorHAnsi"/>
          <w:sz w:val="24"/>
          <w:szCs w:val="24"/>
        </w:rPr>
        <w:t>, marine distribution patterns, and timing of return</w:t>
      </w:r>
      <w:r w:rsidR="00D84B6F">
        <w:rPr>
          <w:rFonts w:cstheme="minorHAnsi"/>
          <w:sz w:val="24"/>
          <w:szCs w:val="24"/>
        </w:rPr>
        <w:t xml:space="preserve"> to fresh water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4" w:tooltip="Riddell, 2018 #6442" w:history="1">
        <w:r w:rsidR="00A96B4E">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D84B6F" w:rsidRPr="00E10DA2">
        <w:rPr>
          <w:rFonts w:cstheme="minorHAnsi"/>
          <w:sz w:val="24"/>
          <w:szCs w:val="24"/>
        </w:rPr>
        <w:t>.</w:t>
      </w:r>
      <w:r w:rsidR="00CB7A03">
        <w:rPr>
          <w:rFonts w:cstheme="minorHAnsi"/>
          <w:sz w:val="24"/>
          <w:szCs w:val="24"/>
        </w:rPr>
        <w:t xml:space="preserve"> One other issue noted by Ricker is the problem that fisheries catch data may include multiple salmon stocks differing in average size. Here we consider this issue, with special reference to the size differences resulting from differential migration.</w:t>
      </w:r>
    </w:p>
    <w:p w14:paraId="68C5FE12" w14:textId="228F3746"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18" w:tooltip="Losee, 2019 #6488" w:history="1">
        <w:r w:rsidR="00A96B4E">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coho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4" w:tooltip="Jensen, 1948 #4363" w:history="1">
        <w:r w:rsidR="00A96B4E">
          <w:rPr>
            <w:rFonts w:cstheme="minorHAnsi"/>
            <w:noProof/>
            <w:sz w:val="24"/>
            <w:szCs w:val="24"/>
          </w:rPr>
          <w:t>Jensen 1948</w:t>
        </w:r>
      </w:hyperlink>
      <w:r w:rsidR="00B1613D">
        <w:rPr>
          <w:rFonts w:cstheme="minorHAnsi"/>
          <w:noProof/>
          <w:sz w:val="24"/>
          <w:szCs w:val="24"/>
        </w:rPr>
        <w:t xml:space="preserve">; </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18" w:tooltip="Losee, 2019 #6488" w:history="1">
        <w:r w:rsidR="00A96B4E">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lastRenderedPageBreak/>
        <w:t xml:space="preserve">Resident Chinook </w:t>
      </w:r>
      <w:r w:rsidR="00E832E5">
        <w:rPr>
          <w:rFonts w:cstheme="minorHAnsi"/>
          <w:sz w:val="24"/>
          <w:szCs w:val="24"/>
        </w:rPr>
        <w:t>Salmon</w:t>
      </w:r>
    </w:p>
    <w:p w14:paraId="48D950D2" w14:textId="6452E050"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coho </w:t>
      </w:r>
      <w:r w:rsidR="00E832E5">
        <w:rPr>
          <w:rFonts w:cstheme="minorHAnsi"/>
          <w:sz w:val="24"/>
          <w:szCs w:val="24"/>
        </w:rPr>
        <w:t>Salmon</w:t>
      </w:r>
      <w:r>
        <w:rPr>
          <w:rFonts w:cstheme="minorHAnsi"/>
          <w:sz w:val="24"/>
          <w:szCs w:val="24"/>
        </w:rPr>
        <w:t xml:space="preserve"> occur in Puget Sound and other inland </w:t>
      </w:r>
      <w:r w:rsidR="00556623">
        <w:rPr>
          <w:rFonts w:cstheme="minorHAnsi"/>
          <w:sz w:val="24"/>
          <w:szCs w:val="24"/>
        </w:rPr>
        <w:t xml:space="preserve">marine </w:t>
      </w:r>
      <w:r>
        <w:rPr>
          <w:rFonts w:cstheme="minorHAnsi"/>
          <w:sz w:val="24"/>
          <w:szCs w:val="24"/>
        </w:rPr>
        <w:t xml:space="preserve">waters at all months of the year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15" w:tooltip="Jordan, 1896 #6850" w:history="1">
        <w:r w:rsidR="00A96B4E">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in addition to the fraction of the populations feeding along the coast</w:t>
      </w:r>
      <w:r w:rsidR="00EE7B0E">
        <w:rPr>
          <w:rFonts w:cstheme="minorHAnsi"/>
          <w:sz w:val="24"/>
          <w:szCs w:val="24"/>
        </w:rPr>
        <w:t xml:space="preserve"> that pass through Puget Sound on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1" w:tooltip="Haw, 1967 #3422" w:history="1">
        <w:r w:rsidR="00A96B4E">
          <w:rPr>
            <w:rFonts w:cstheme="minorHAnsi"/>
            <w:noProof/>
            <w:sz w:val="24"/>
            <w:szCs w:val="24"/>
          </w:rPr>
          <w:t>Haw et al. 1967</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27" w:tooltip="Quinn, 2021 #6984" w:history="1">
        <w:r w:rsidR="00A96B4E">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A96B4E">
          <w:rPr>
            <w:rFonts w:cstheme="minorHAnsi"/>
            <w:noProof/>
            <w:sz w:val="24"/>
            <w:szCs w:val="24"/>
          </w:rPr>
          <w:t>Arostegui et al. 2017</w:t>
        </w:r>
      </w:hyperlink>
      <w:r w:rsidR="00B1613D">
        <w:rPr>
          <w:rFonts w:cstheme="minorHAnsi"/>
          <w:noProof/>
          <w:sz w:val="24"/>
          <w:szCs w:val="24"/>
        </w:rPr>
        <w:t xml:space="preserve">; </w:t>
      </w:r>
      <w:hyperlink w:anchor="_ENREF_5" w:tooltip="Chamberlin, 2011 #4078" w:history="1">
        <w:r w:rsidR="00A96B4E">
          <w:rPr>
            <w:rFonts w:cstheme="minorHAnsi"/>
            <w:noProof/>
            <w:sz w:val="24"/>
            <w:szCs w:val="24"/>
          </w:rPr>
          <w:t>Chamberlin et al. 2011</w:t>
        </w:r>
      </w:hyperlink>
      <w:r w:rsidR="00B1613D">
        <w:rPr>
          <w:rFonts w:cstheme="minorHAnsi"/>
          <w:noProof/>
          <w:sz w:val="24"/>
          <w:szCs w:val="24"/>
        </w:rPr>
        <w:t xml:space="preserve">; </w:t>
      </w:r>
      <w:hyperlink w:anchor="_ENREF_6" w:tooltip="Chamberlin, 2014 #4874" w:history="1">
        <w:r w:rsidR="00A96B4E">
          <w:rPr>
            <w:rFonts w:cstheme="minorHAnsi"/>
            <w:noProof/>
            <w:sz w:val="24"/>
            <w:szCs w:val="24"/>
          </w:rPr>
          <w:t>Chamberlin and Quinn 2014</w:t>
        </w:r>
      </w:hyperlink>
      <w:r w:rsidR="00B1613D">
        <w:rPr>
          <w:rFonts w:cstheme="minorHAnsi"/>
          <w:noProof/>
          <w:sz w:val="24"/>
          <w:szCs w:val="24"/>
        </w:rPr>
        <w:t xml:space="preserve">; </w:t>
      </w:r>
      <w:hyperlink w:anchor="_ENREF_16" w:tooltip="Kagley, 2017 #5939" w:history="1">
        <w:r w:rsidR="00A96B4E">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41" w:tooltip="Shelton, 2019 #7021" w:history="1">
        <w:r w:rsidR="00A96B4E">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lastRenderedPageBreak/>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6E60271A"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r w:rsidR="007C7C9F">
        <w:rPr>
          <w:rFonts w:cstheme="minorHAnsi"/>
          <w:sz w:val="24"/>
          <w:szCs w:val="24"/>
        </w:rPr>
        <w:t>B</w:t>
      </w:r>
      <w:r w:rsidR="00A459CD">
        <w:rPr>
          <w:rFonts w:cstheme="minorHAnsi"/>
          <w:sz w:val="24"/>
          <w:szCs w:val="24"/>
        </w:rPr>
        <w:t xml:space="preserve">lackmouth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braggarts. Their long noses are symbolic of exaggerating the truth, which is typical of fish stories.”</w:t>
      </w:r>
    </w:p>
    <w:p w14:paraId="6B19FB36" w14:textId="22CACD6D" w:rsidR="007C7C9F" w:rsidRDefault="001D7239" w:rsidP="00175A04">
      <w:pPr>
        <w:spacing w:after="0" w:line="480" w:lineRule="auto"/>
        <w:rPr>
          <w:rFonts w:cstheme="minorHAnsi"/>
          <w:sz w:val="24"/>
          <w:szCs w:val="24"/>
        </w:rPr>
      </w:pPr>
      <w:r>
        <w:rPr>
          <w:rFonts w:cstheme="minorHAnsi"/>
          <w:sz w:val="24"/>
          <w:szCs w:val="24"/>
        </w:rPr>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 </w:t>
      </w:r>
      <w:r w:rsidR="007C7C9F">
        <w:rPr>
          <w:rFonts w:cstheme="minorHAnsi"/>
          <w:sz w:val="24"/>
          <w:szCs w:val="24"/>
        </w:rPr>
        <w:t>no</w:t>
      </w:r>
      <w:r>
        <w:rPr>
          <w:rFonts w:cstheme="minorHAnsi"/>
          <w:sz w:val="24"/>
          <w:szCs w:val="24"/>
        </w:rPr>
        <w:t xml:space="preserve"> use of a motor while fishing, no 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November and December. Dates and other details are posted </w:t>
      </w:r>
      <w:r>
        <w:rPr>
          <w:rFonts w:cstheme="minorHAnsi"/>
          <w:sz w:val="24"/>
          <w:szCs w:val="24"/>
        </w:rPr>
        <w:lastRenderedPageBreak/>
        <w:t>annually and registration provides a record of the n</w:t>
      </w:r>
      <w:r w:rsidR="007C7C9F">
        <w:rPr>
          <w:rFonts w:cstheme="minorHAnsi"/>
          <w:sz w:val="24"/>
          <w:szCs w:val="24"/>
        </w:rPr>
        <w:t>umber of participants</w:t>
      </w:r>
      <w:r w:rsidR="00EE7B0E">
        <w:rPr>
          <w:rFonts w:cstheme="minorHAnsi"/>
          <w:sz w:val="24"/>
          <w:szCs w:val="24"/>
        </w:rPr>
        <w:t>, though</w:t>
      </w:r>
      <w:r w:rsidR="007C7C9F">
        <w:rPr>
          <w:rFonts w:cstheme="minorHAnsi"/>
          <w:sz w:val="24"/>
          <w:szCs w:val="24"/>
        </w:rPr>
        <w:t xml:space="preserve"> </w:t>
      </w:r>
      <w:r w:rsidR="00EE7B0E">
        <w:rPr>
          <w:rFonts w:cstheme="minorHAnsi"/>
          <w:sz w:val="24"/>
          <w:szCs w:val="24"/>
        </w:rPr>
        <w:t>there is no record</w:t>
      </w:r>
      <w:r w:rsidR="007C7C9F">
        <w:rPr>
          <w:rFonts w:cstheme="minorHAnsi"/>
          <w:sz w:val="24"/>
          <w:szCs w:val="24"/>
        </w:rPr>
        <w:t xml:space="preserve"> of how many days each registrant fished that season.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to kg) can be considered to be very accurate.</w:t>
      </w:r>
    </w:p>
    <w:p w14:paraId="1A4E8225" w14:textId="3E3AAA81" w:rsidR="007C7C9F" w:rsidRDefault="003B4216" w:rsidP="00FC329B">
      <w:pPr>
        <w:spacing w:after="0" w:line="480" w:lineRule="auto"/>
        <w:rPr>
          <w:rFonts w:cstheme="minorHAnsi"/>
          <w:sz w:val="24"/>
          <w:szCs w:val="24"/>
        </w:rPr>
      </w:pPr>
      <w:r>
        <w:rPr>
          <w:rFonts w:cstheme="minorHAnsi"/>
          <w:sz w:val="24"/>
          <w:szCs w:val="24"/>
        </w:rPr>
        <w:tab/>
        <w:t xml:space="preserve">Each year the mass of the largest </w:t>
      </w:r>
      <w:r w:rsidR="0027641E">
        <w:rPr>
          <w:rFonts w:cstheme="minorHAnsi"/>
          <w:sz w:val="24"/>
          <w:szCs w:val="24"/>
        </w:rPr>
        <w:t xml:space="preserve">five </w:t>
      </w:r>
      <w:r w:rsidR="006E272E">
        <w:rPr>
          <w:rFonts w:cstheme="minorHAnsi"/>
          <w:sz w:val="24"/>
          <w:szCs w:val="24"/>
        </w:rPr>
        <w:t>fish was recorded</w:t>
      </w:r>
      <w:r w:rsidR="008C2BAD">
        <w:rPr>
          <w:rFonts w:cstheme="minorHAnsi"/>
          <w:sz w:val="24"/>
          <w:szCs w:val="24"/>
        </w:rPr>
        <w:t xml:space="preserve">, </w:t>
      </w:r>
      <w:r w:rsidR="0027641E">
        <w:rPr>
          <w:rFonts w:cstheme="minorHAnsi"/>
          <w:sz w:val="24"/>
          <w:szCs w:val="24"/>
        </w:rPr>
        <w:t>and 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 xml:space="preserve">total number of Chinook </w:t>
      </w:r>
      <w:r w:rsidR="00E832E5">
        <w:rPr>
          <w:rFonts w:cstheme="minorHAnsi"/>
          <w:sz w:val="24"/>
          <w:szCs w:val="24"/>
        </w:rPr>
        <w:t>Salmon</w:t>
      </w:r>
      <w:r>
        <w:rPr>
          <w:rFonts w:cstheme="minorHAnsi"/>
          <w:sz w:val="24"/>
          <w:szCs w:val="24"/>
        </w:rPr>
        <w:t xml:space="preserve"> caught</w:t>
      </w:r>
      <w:r w:rsidR="008C2BAD">
        <w:rPr>
          <w:rFonts w:cstheme="minorHAnsi"/>
          <w:sz w:val="24"/>
          <w:szCs w:val="24"/>
        </w:rPr>
        <w:t xml:space="preserve"> was also recorded </w:t>
      </w:r>
      <w:r w:rsidR="0027641E">
        <w:rPr>
          <w:rFonts w:cstheme="minorHAnsi"/>
          <w:sz w:val="24"/>
          <w:szCs w:val="24"/>
        </w:rPr>
        <w:t xml:space="preserve">each year. However, </w:t>
      </w:r>
      <w:r w:rsidR="008C2BAD">
        <w:rPr>
          <w:rFonts w:cstheme="minorHAnsi"/>
          <w:sz w:val="24"/>
          <w:szCs w:val="24"/>
        </w:rPr>
        <w:t xml:space="preserve">changes in the size limits over the decades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6A633B">
        <w:rPr>
          <w:rFonts w:cstheme="minorHAnsi"/>
          <w:sz w:val="24"/>
          <w:szCs w:val="24"/>
        </w:rPr>
        <w:t xml:space="preserve"> because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 xml:space="preserve">For the present analysis we used the average mass of the </w:t>
      </w:r>
      <w:commentRangeStart w:id="8"/>
      <w:r w:rsidR="00816BCE">
        <w:rPr>
          <w:rFonts w:cstheme="minorHAnsi"/>
          <w:sz w:val="24"/>
          <w:szCs w:val="24"/>
        </w:rPr>
        <w:t xml:space="preserve">top five fish </w:t>
      </w:r>
      <w:commentRangeEnd w:id="8"/>
      <w:r w:rsidR="001246C0">
        <w:rPr>
          <w:rStyle w:val="CommentReference"/>
        </w:rPr>
        <w:commentReference w:id="8"/>
      </w:r>
      <w:r w:rsidR="00816BCE">
        <w:rPr>
          <w:rFonts w:cstheme="minorHAnsi"/>
          <w:sz w:val="24"/>
          <w:szCs w:val="24"/>
        </w:rPr>
        <w:t xml:space="preserve">from 1946 - 2017, omitting two years (2010 and 2013) when fewer than five Chinook </w:t>
      </w:r>
      <w:r w:rsidR="00E832E5">
        <w:rPr>
          <w:rFonts w:cstheme="minorHAnsi"/>
          <w:sz w:val="24"/>
          <w:szCs w:val="24"/>
        </w:rPr>
        <w:t>Salmon</w:t>
      </w:r>
      <w:r w:rsidR="00816BCE">
        <w:rPr>
          <w:rFonts w:cstheme="minorHAnsi"/>
          <w:sz w:val="24"/>
          <w:szCs w:val="24"/>
        </w:rPr>
        <w:t xml:space="preserve">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 xml:space="preserve">annual mean body mass of Chinook </w:t>
      </w:r>
      <w:r w:rsidR="00E832E5">
        <w:rPr>
          <w:rFonts w:cstheme="minorHAnsi"/>
          <w:sz w:val="24"/>
          <w:szCs w:val="24"/>
        </w:rPr>
        <w:t>Salmon</w:t>
      </w:r>
      <w:r w:rsidR="0024596F" w:rsidRPr="008E51ED">
        <w:rPr>
          <w:rFonts w:cstheme="minorHAnsi"/>
          <w:sz w:val="24"/>
          <w:szCs w:val="24"/>
        </w:rPr>
        <w:t xml:space="preserve">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18" w:tooltip="Losee, 2019 #6488" w:history="1">
        <w:r w:rsidR="00A96B4E">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t>updated through 2019 (WDFW, unpublished data)</w:t>
      </w:r>
      <w:r w:rsidR="00FF2005" w:rsidRPr="005E15C0">
        <w:rPr>
          <w:rFonts w:cstheme="minorHAnsi"/>
          <w:sz w:val="24"/>
          <w:szCs w:val="24"/>
        </w:rPr>
        <w:t>.</w:t>
      </w:r>
      <w:r w:rsidR="00FF2005">
        <w:rPr>
          <w:rFonts w:cstheme="minorHAnsi"/>
          <w:sz w:val="24"/>
          <w:szCs w:val="24"/>
        </w:rPr>
        <w:t xml:space="preserve">  Consistent with Losee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3CCBE330"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simple forms of multivariate state-space models. These models consist of two parts: 1) a state model </w:t>
      </w:r>
      <w:r>
        <w:rPr>
          <w:rFonts w:cstheme="minorHAnsi"/>
          <w:sz w:val="24"/>
          <w:szCs w:val="24"/>
        </w:rPr>
        <w:lastRenderedPageBreak/>
        <w:t>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evidence for a </w:t>
      </w:r>
      <w:commentRangeStart w:id="9"/>
      <w:r w:rsidR="00621D52">
        <w:rPr>
          <w:rFonts w:cstheme="minorHAnsi"/>
          <w:sz w:val="24"/>
          <w:szCs w:val="24"/>
        </w:rPr>
        <w:t>systematic change</w:t>
      </w:r>
      <w:commentRangeEnd w:id="9"/>
      <w:r w:rsidR="00893F07">
        <w:rPr>
          <w:rStyle w:val="CommentReference"/>
        </w:rPr>
        <w:commentReference w:id="9"/>
      </w:r>
      <w:r w:rsidR="00621D52">
        <w:rPr>
          <w:rFonts w:cstheme="minorHAnsi"/>
          <w:sz w:val="24"/>
          <w:szCs w:val="24"/>
        </w:rPr>
        <w:t xml:space="preserve"> in fish size over time; and 2) </w:t>
      </w:r>
      <w:proofErr w:type="gramStart"/>
      <w:r w:rsidR="00DB523D">
        <w:rPr>
          <w:rFonts w:cstheme="minorHAnsi"/>
          <w:sz w:val="24"/>
          <w:szCs w:val="24"/>
        </w:rPr>
        <w:t>whether or not</w:t>
      </w:r>
      <w:proofErr w:type="gramEnd"/>
      <w:r w:rsidR="00DB523D">
        <w:rPr>
          <w:rFonts w:cstheme="minorHAnsi"/>
          <w:sz w:val="24"/>
          <w:szCs w:val="24"/>
        </w:rPr>
        <w:t xml:space="preserve">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 xml:space="preserve">over time </w:t>
      </w:r>
      <w:del w:id="10" w:author="Author">
        <w:r w:rsidR="00621D52" w:rsidDel="00F6696A">
          <w:rPr>
            <w:rFonts w:cstheme="minorHAnsi"/>
            <w:sz w:val="24"/>
            <w:szCs w:val="24"/>
          </w:rPr>
          <w:delText xml:space="preserve">that </w:delText>
        </w:r>
      </w:del>
      <w:r w:rsidR="00621D52">
        <w:rPr>
          <w:rFonts w:cstheme="minorHAnsi"/>
          <w:sz w:val="24"/>
          <w:szCs w:val="24"/>
        </w:rPr>
        <w:t>were similar to those fish caught by</w:t>
      </w:r>
      <w:r w:rsidR="00226FEC">
        <w:rPr>
          <w:rFonts w:cstheme="minorHAnsi"/>
          <w:sz w:val="24"/>
          <w:szCs w:val="24"/>
        </w:rPr>
        <w:t xml:space="preserve"> purse seines</w:t>
      </w:r>
      <w:r w:rsidR="00621D52">
        <w:rPr>
          <w:rFonts w:cstheme="minorHAnsi"/>
          <w:sz w:val="24"/>
          <w:szCs w:val="24"/>
        </w:rPr>
        <w:t>.</w:t>
      </w:r>
    </w:p>
    <w:p w14:paraId="14199E4E" w14:textId="48D4BC4A"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commentRangeStart w:id="11"/>
      <w:r>
        <w:rPr>
          <w:rFonts w:cstheme="minorHAnsi"/>
          <w:sz w:val="24"/>
          <w:szCs w:val="24"/>
        </w:rPr>
        <w:t>.</w:t>
      </w:r>
      <w:commentRangeEnd w:id="11"/>
      <w:r w:rsidR="00F6696A">
        <w:rPr>
          <w:rStyle w:val="CommentReference"/>
        </w:rPr>
        <w:commentReference w:id="11"/>
      </w:r>
      <w:r>
        <w:rPr>
          <w:rFonts w:cstheme="minorHAnsi"/>
          <w:sz w:val="24"/>
          <w:szCs w:val="24"/>
        </w:rPr>
        <w:t xml:space="preserve"> Specifically,</w:t>
      </w:r>
      <w:r w:rsidR="009046B8">
        <w:rPr>
          <w:rFonts w:cstheme="minorHAnsi"/>
          <w:sz w:val="24"/>
          <w:szCs w:val="24"/>
        </w:rPr>
        <w:t xml:space="preserve"> the model takes the form</w:t>
      </w:r>
    </w:p>
    <w:p w14:paraId="20065AD8" w14:textId="363EA457"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m:t>
                </m:r>
              </m:e>
            </m:d>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i,t-1</m:t>
                </m:r>
              </m:e>
            </m:d>
          </m:sub>
        </m:sSub>
        <m: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d>
              <m:dPr>
                <m:ctrlPr>
                  <w:rPr>
                    <w:rFonts w:ascii="Cambria Math" w:hAnsi="Cambria Math" w:cstheme="minorHAnsi"/>
                    <w:i/>
                    <w:sz w:val="24"/>
                    <w:szCs w:val="24"/>
                  </w:rPr>
                </m:ctrlPr>
              </m:dPr>
              <m:e>
                <m:r>
                  <w:rPr>
                    <w:rFonts w:ascii="Cambria Math" w:hAnsi="Cambria Math" w:cstheme="minorHAnsi"/>
                    <w:sz w:val="24"/>
                    <w:szCs w:val="24"/>
                  </w:rPr>
                  <m:t>i,t</m:t>
                </m:r>
              </m:e>
            </m:d>
          </m:sub>
        </m:sSub>
      </m:oMath>
      <w:r>
        <w:rPr>
          <w:rFonts w:eastAsiaTheme="minorEastAsia" w:cstheme="minorHAnsi"/>
          <w:sz w:val="24"/>
          <w:szCs w:val="24"/>
        </w:rPr>
        <w:tab/>
        <w:t>(1)</w:t>
      </w:r>
    </w:p>
    <w:p w14:paraId="0BD7691A" w14:textId="743C0CC1"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r w:rsidR="00DB523D">
        <w:rPr>
          <w:rFonts w:eastAsiaTheme="minorEastAsia" w:cstheme="minorHAnsi"/>
          <w:i/>
          <w:iCs/>
          <w:sz w:val="24"/>
          <w:szCs w:val="24"/>
        </w:rPr>
        <w:t xml:space="preserve">i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r w:rsidR="00DB523D">
        <w:rPr>
          <w:rFonts w:eastAsiaTheme="minorEastAsia" w:cstheme="minorHAnsi"/>
          <w:i/>
          <w:iCs/>
          <w:sz w:val="24"/>
          <w:szCs w:val="24"/>
        </w:rPr>
        <w:t>i</w:t>
      </w:r>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r w:rsidR="00DB523D">
        <w:rPr>
          <w:rFonts w:eastAsiaTheme="minorEastAsia" w:cstheme="minorHAnsi"/>
          <w:i/>
          <w:iCs/>
          <w:sz w:val="24"/>
          <w:szCs w:val="24"/>
        </w:rPr>
        <w:t xml:space="preserve">i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786DDF">
        <w:rPr>
          <w:rFonts w:eastAsiaTheme="minorEastAsia" w:cstheme="minorHAnsi"/>
          <w:sz w:val="24"/>
          <w:szCs w:val="24"/>
        </w:rPr>
        <w:t xml:space="preserve"> We compared </w:t>
      </w:r>
      <w:r w:rsidR="00A0008B">
        <w:rPr>
          <w:rFonts w:eastAsiaTheme="minorEastAsia" w:cstheme="minorHAnsi"/>
          <w:sz w:val="24"/>
          <w:szCs w:val="24"/>
        </w:rPr>
        <w:t xml:space="preserve">the data support for </w:t>
      </w:r>
      <w:r w:rsidR="00786DDF">
        <w:rPr>
          <w:rFonts w:eastAsiaTheme="minorEastAsia" w:cstheme="minorHAnsi"/>
          <w:sz w:val="24"/>
          <w:szCs w:val="24"/>
        </w:rPr>
        <w:t xml:space="preserve">models with and without a bias term </w:t>
      </w:r>
      <w:r w:rsidR="00A0008B">
        <w:rPr>
          <w:rFonts w:eastAsiaTheme="minorEastAsia" w:cstheme="minorHAnsi"/>
          <w:sz w:val="24"/>
          <w:szCs w:val="24"/>
        </w:rPr>
        <w:t xml:space="preserve">using </w:t>
      </w:r>
      <w:proofErr w:type="spellStart"/>
      <w:r w:rsidR="00A0008B">
        <w:rPr>
          <w:rFonts w:eastAsiaTheme="minorEastAsia" w:cstheme="minorHAnsi"/>
          <w:sz w:val="24"/>
          <w:szCs w:val="24"/>
        </w:rPr>
        <w:t>AICc</w:t>
      </w:r>
      <w:proofErr w:type="spellEnd"/>
      <w:r w:rsidR="00A0008B">
        <w:rPr>
          <w:rFonts w:eastAsiaTheme="minorEastAsia" w:cstheme="minorHAnsi"/>
          <w:sz w:val="24"/>
          <w:szCs w:val="24"/>
        </w:rPr>
        <w:t>, in combination with different forms of observation models</w:t>
      </w:r>
      <w:r w:rsidR="008F7A6D">
        <w:rPr>
          <w:rFonts w:eastAsiaTheme="minorEastAsia" w:cstheme="minorHAnsi"/>
          <w:sz w:val="24"/>
          <w:szCs w:val="24"/>
        </w:rPr>
        <w:t xml:space="preserve"> (see below)</w:t>
      </w:r>
      <w:r w:rsidR="00A0008B">
        <w:rPr>
          <w:rFonts w:eastAsiaTheme="minorEastAsia" w:cstheme="minorHAnsi"/>
          <w:sz w:val="24"/>
          <w:szCs w:val="24"/>
        </w:rPr>
        <w:t>.</w:t>
      </w:r>
    </w:p>
    <w:p w14:paraId="3EC22C71" w14:textId="2030538F"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observed lengths of adult salmon in a given year as a sample </w:t>
      </w:r>
      <w:r w:rsidR="00497733">
        <w:rPr>
          <w:rFonts w:eastAsiaTheme="minorEastAsia" w:cstheme="minorHAnsi"/>
          <w:sz w:val="24"/>
          <w:szCs w:val="24"/>
        </w:rPr>
        <w:t>from</w:t>
      </w:r>
      <w:r>
        <w:rPr>
          <w:rFonts w:eastAsiaTheme="minorEastAsia" w:cstheme="minorHAnsi"/>
          <w:sz w:val="24"/>
          <w:szCs w:val="24"/>
        </w:rPr>
        <w:t xml:space="preserve"> the distribution of true lengths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790257EF" w14:textId="39B0198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size 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When </w:t>
      </w:r>
      <w:r w:rsidRPr="006B0B11">
        <w:rPr>
          <w:rFonts w:eastAsiaTheme="minorEastAsia" w:cstheme="minorHAnsi"/>
          <w:i/>
          <w:iCs/>
          <w:sz w:val="24"/>
          <w:szCs w:val="24"/>
        </w:rPr>
        <w:t>i = j</w:t>
      </w:r>
      <w:r>
        <w:rPr>
          <w:rFonts w:eastAsiaTheme="minorEastAsia" w:cstheme="minorHAnsi"/>
          <w:sz w:val="24"/>
          <w:szCs w:val="24"/>
        </w:rPr>
        <w:t>, each of the two methods (i.e., derby and WDFW) are assumed to be sampling their own unique populations.</w:t>
      </w:r>
    </w:p>
    <w:p w14:paraId="33CFA9E8" w14:textId="6A55BCF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lastRenderedPageBreak/>
        <w:tab/>
        <w:t xml:space="preserve">We can write equations (1) and (2) in a more compact form using matrix notation. The </w:t>
      </w:r>
      <w:r w:rsidR="008E76CA">
        <w:rPr>
          <w:rFonts w:eastAsiaTheme="minorEastAsia" w:cstheme="minorHAnsi"/>
          <w:sz w:val="24"/>
          <w:szCs w:val="24"/>
        </w:rPr>
        <w:t>first case, where each set of fish lengths are assumed to come from two different groups of fish,</w:t>
      </w:r>
      <w:r>
        <w:rPr>
          <w:rFonts w:eastAsiaTheme="minorEastAsia" w:cstheme="minorHAnsi"/>
          <w:sz w:val="24"/>
          <w:szCs w:val="24"/>
        </w:rPr>
        <w:t xml:space="preserve"> becomes</w:t>
      </w:r>
    </w:p>
    <w:p w14:paraId="2919C1AA" w14:textId="090564C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(3a)</w:t>
      </w:r>
    </w:p>
    <w:p w14:paraId="3D0CE722" w14:textId="412E79D0"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(3b)</w:t>
      </w:r>
    </w:p>
    <w:p w14:paraId="57A71C1D" w14:textId="1B9617C1" w:rsidR="00497733" w:rsidRDefault="008E76CA" w:rsidP="007F2611">
      <w:pPr>
        <w:spacing w:after="0" w:line="480" w:lineRule="auto"/>
        <w:rPr>
          <w:rFonts w:eastAsiaTheme="minorEastAsia" w:cstheme="minorHAnsi"/>
          <w:sz w:val="24"/>
          <w:szCs w:val="24"/>
        </w:rPr>
      </w:pPr>
      <w:r>
        <w:rPr>
          <w:rFonts w:eastAsiaTheme="minorEastAsia" w:cstheme="minorHAnsi"/>
          <w:sz w:val="24"/>
          <w:szCs w:val="24"/>
        </w:rPr>
        <w:t xml:space="preserve">The second model, </w:t>
      </w:r>
      <w:r w:rsidR="0071583B">
        <w:rPr>
          <w:rFonts w:eastAsiaTheme="minorEastAsia" w:cstheme="minorHAnsi"/>
          <w:sz w:val="24"/>
          <w:szCs w:val="24"/>
        </w:rPr>
        <w:t>where each set of lengths is assumed to be a sample from one large population</w:t>
      </w:r>
      <w:r>
        <w:rPr>
          <w:rFonts w:eastAsiaTheme="minorEastAsia" w:cstheme="minorHAnsi"/>
          <w:sz w:val="24"/>
          <w:szCs w:val="24"/>
        </w:rPr>
        <w:t>, is</w:t>
      </w:r>
    </w:p>
    <w:p w14:paraId="325A1C98" w14:textId="77777777"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w:t>
      </w:r>
      <w:r>
        <w:rPr>
          <w:rFonts w:eastAsiaTheme="minorEastAsia" w:cstheme="minorHAnsi"/>
          <w:sz w:val="24"/>
          <w:szCs w:val="24"/>
        </w:rPr>
        <w:tab/>
        <w:t>(4a)</w:t>
      </w:r>
    </w:p>
    <w:p w14:paraId="38A8341E" w14:textId="34D5601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(4</w:t>
      </w:r>
      <w:r w:rsidR="0071583B">
        <w:rPr>
          <w:rFonts w:eastAsiaTheme="minorEastAsia" w:cstheme="minorHAnsi"/>
          <w:sz w:val="24"/>
          <w:szCs w:val="24"/>
        </w:rPr>
        <w:t>b</w:t>
      </w:r>
      <w:r>
        <w:rPr>
          <w:rFonts w:eastAsiaTheme="minorEastAsia" w:cstheme="minorHAnsi"/>
          <w:sz w:val="24"/>
          <w:szCs w:val="24"/>
        </w:rPr>
        <w:t>)</w:t>
      </w:r>
    </w:p>
    <w:p w14:paraId="5C619033" w14:textId="1231CA45" w:rsidR="00497733" w:rsidRDefault="00745189">
      <w:pPr>
        <w:spacing w:after="0" w:line="480" w:lineRule="auto"/>
        <w:rPr>
          <w:rFonts w:cstheme="minorHAnsi"/>
          <w:sz w:val="24"/>
          <w:szCs w:val="24"/>
        </w:rPr>
      </w:pPr>
      <w:r>
        <w:rPr>
          <w:rFonts w:eastAsiaTheme="minorEastAsia" w:cstheme="minorHAnsi"/>
          <w:sz w:val="24"/>
          <w:szCs w:val="24"/>
        </w:rPr>
        <w:t>In equations (3a), (3b), and (4b), the errors are distributed as a multivariate normal. In all of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770DF139"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proofErr w:type="gramStart"/>
      <w:r w:rsidR="00781291">
        <w:rPr>
          <w:rFonts w:cstheme="minorHAnsi"/>
          <w:sz w:val="24"/>
          <w:szCs w:val="24"/>
        </w:rPr>
        <w:t>and also</w:t>
      </w:r>
      <w:proofErr w:type="gramEnd"/>
      <w:r w:rsidR="00781291">
        <w:rPr>
          <w:rFonts w:cstheme="minorHAnsi"/>
          <w:sz w:val="24"/>
          <w:szCs w:val="24"/>
        </w:rPr>
        <w:t xml:space="preserve">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1990’s</w:t>
      </w:r>
      <w:ins w:id="12" w:author="Author">
        <w:r w:rsidR="00893F07">
          <w:rPr>
            <w:rFonts w:cstheme="minorHAnsi"/>
            <w:sz w:val="24"/>
            <w:szCs w:val="24"/>
          </w:rPr>
          <w:t>.</w:t>
        </w:r>
      </w:ins>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lastRenderedPageBreak/>
        <w:t xml:space="preserve">shifts </w:t>
      </w:r>
      <w:r w:rsidR="008466D6" w:rsidRPr="001A7B87">
        <w:rPr>
          <w:rFonts w:cstheme="minorHAnsi"/>
          <w:sz w:val="24"/>
          <w:szCs w:val="24"/>
        </w:rPr>
        <w:t xml:space="preserve">in fish mass over time, it was perhaps expected that we did not find any data support for a model that included a </w:t>
      </w:r>
      <w:r w:rsidR="009E5771">
        <w:rPr>
          <w:rFonts w:cstheme="minorHAnsi"/>
          <w:sz w:val="24"/>
          <w:szCs w:val="24"/>
        </w:rPr>
        <w:t xml:space="preserve">single </w:t>
      </w:r>
      <w:r w:rsidR="008466D6" w:rsidRPr="001A7B87">
        <w:rPr>
          <w:rFonts w:cstheme="minorHAnsi"/>
          <w:sz w:val="24"/>
          <w:szCs w:val="24"/>
        </w:rPr>
        <w:t xml:space="preserve">systematic trend </w:t>
      </w:r>
      <w:r w:rsidR="009E5771" w:rsidRPr="001A7B87">
        <w:rPr>
          <w:rFonts w:cstheme="minorHAnsi"/>
          <w:sz w:val="24"/>
          <w:szCs w:val="24"/>
        </w:rPr>
        <w:t>in size</w:t>
      </w:r>
      <w:r w:rsidR="008466D6" w:rsidRPr="001A7B87">
        <w:rPr>
          <w:rFonts w:cstheme="minorHAnsi"/>
          <w:sz w:val="24"/>
          <w:szCs w:val="24"/>
        </w:rPr>
        <w:t xml:space="preserve"> over the entire time period;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unbiased random walk was ~0.6 units lower than that for the biased random walk.</w:t>
      </w:r>
    </w:p>
    <w:p w14:paraId="2E9B26A4" w14:textId="32C7A6BE" w:rsidR="00F06CA9" w:rsidRDefault="004307BE" w:rsidP="004307BE">
      <w:pPr>
        <w:spacing w:after="0" w:line="480" w:lineRule="auto"/>
        <w:ind w:firstLine="720"/>
        <w:rPr>
          <w:rFonts w:cstheme="minorHAnsi"/>
          <w:sz w:val="24"/>
          <w:szCs w:val="24"/>
        </w:rPr>
      </w:pPr>
      <w:r>
        <w:rPr>
          <w:rFonts w:cstheme="minorHAnsi"/>
          <w:iCs/>
          <w:sz w:val="24"/>
          <w:szCs w:val="24"/>
        </w:rPr>
        <w:t>During the period from 1970 to 2014, o</w:t>
      </w:r>
      <w:r w:rsidR="008466D6">
        <w:rPr>
          <w:rFonts w:cstheme="minorHAnsi"/>
          <w:iCs/>
          <w:sz w:val="24"/>
          <w:szCs w:val="24"/>
        </w:rPr>
        <w:t xml:space="preserve">bserved changes in the mass of fish from the </w:t>
      </w:r>
      <w:proofErr w:type="spellStart"/>
      <w:r w:rsidR="008466D6">
        <w:rPr>
          <w:rFonts w:cstheme="minorHAnsi"/>
          <w:iCs/>
          <w:sz w:val="24"/>
          <w:szCs w:val="24"/>
        </w:rPr>
        <w:t>Tengu</w:t>
      </w:r>
      <w:proofErr w:type="spellEnd"/>
      <w:r w:rsidR="008466D6">
        <w:rPr>
          <w:rFonts w:cstheme="minorHAnsi"/>
          <w:iCs/>
          <w:sz w:val="24"/>
          <w:szCs w:val="24"/>
        </w:rPr>
        <w:t xml:space="preserve"> Derby were not similarly reflected in the mean size of fish caught in the purse seine </w:t>
      </w:r>
      <w:r w:rsidR="00482647">
        <w:rPr>
          <w:rFonts w:cstheme="minorHAnsi"/>
          <w:iCs/>
          <w:sz w:val="24"/>
          <w:szCs w:val="24"/>
        </w:rPr>
        <w:t>fisheries</w:t>
      </w:r>
      <w:r>
        <w:rPr>
          <w:rFonts w:cstheme="minorHAnsi"/>
          <w:iCs/>
          <w:sz w:val="24"/>
          <w:szCs w:val="24"/>
        </w:rPr>
        <w:t>, despite some similarities in fish mass from the late 1980s to the late 1990s</w:t>
      </w:r>
      <w:r w:rsidR="008466D6">
        <w:rPr>
          <w:rFonts w:cstheme="minorHAnsi"/>
          <w:iCs/>
          <w:sz w:val="24"/>
          <w:szCs w:val="24"/>
        </w:rPr>
        <w:t xml:space="preserve"> </w:t>
      </w:r>
      <w:commentRangeStart w:id="13"/>
      <w:r w:rsidR="008466D6">
        <w:rPr>
          <w:rFonts w:cstheme="minorHAnsi"/>
          <w:iCs/>
          <w:sz w:val="24"/>
          <w:szCs w:val="24"/>
        </w:rPr>
        <w:t xml:space="preserve">(Fig. </w:t>
      </w:r>
      <w:r w:rsidR="001A7B87">
        <w:rPr>
          <w:rFonts w:cstheme="minorHAnsi"/>
          <w:iCs/>
          <w:sz w:val="24"/>
          <w:szCs w:val="24"/>
        </w:rPr>
        <w:t>4</w:t>
      </w:r>
      <w:r w:rsidR="008466D6">
        <w:rPr>
          <w:rFonts w:cstheme="minorHAnsi"/>
          <w:iCs/>
          <w:sz w:val="24"/>
          <w:szCs w:val="24"/>
        </w:rPr>
        <w:t xml:space="preserve">). </w:t>
      </w:r>
      <w:commentRangeEnd w:id="13"/>
      <w:r w:rsidR="005746B4">
        <w:rPr>
          <w:rStyle w:val="CommentReference"/>
        </w:rPr>
        <w:commentReference w:id="13"/>
      </w:r>
      <w:r w:rsidR="00EB4E3C">
        <w:rPr>
          <w:rFonts w:cstheme="minorHAnsi"/>
          <w:iCs/>
          <w:sz w:val="24"/>
          <w:szCs w:val="24"/>
        </w:rPr>
        <w:t xml:space="preserve">Models with only one underlying state had </w:t>
      </w:r>
      <w:proofErr w:type="spellStart"/>
      <w:r w:rsidR="00EB4E3C">
        <w:rPr>
          <w:rFonts w:cstheme="minorHAnsi"/>
          <w:iCs/>
          <w:sz w:val="24"/>
          <w:szCs w:val="24"/>
        </w:rPr>
        <w:t>AICc</w:t>
      </w:r>
      <w:proofErr w:type="spellEnd"/>
      <w:r w:rsidR="00EB4E3C">
        <w:rPr>
          <w:rFonts w:cstheme="minorHAnsi"/>
          <w:iCs/>
          <w:sz w:val="24"/>
          <w:szCs w:val="24"/>
        </w:rPr>
        <w:t xml:space="preserve"> values that were about 35 units greater than models with two unique states. Furthermore, although the mean fish mass from </w:t>
      </w:r>
      <w:r w:rsidR="00482647">
        <w:rPr>
          <w:rFonts w:cstheme="minorHAnsi"/>
          <w:iCs/>
          <w:sz w:val="24"/>
          <w:szCs w:val="24"/>
        </w:rPr>
        <w:t>commercial fisheries</w:t>
      </w:r>
      <w:r w:rsidR="00EB4E3C">
        <w:rPr>
          <w:rFonts w:cstheme="minorHAnsi"/>
          <w:iCs/>
          <w:sz w:val="24"/>
          <w:szCs w:val="24"/>
        </w:rPr>
        <w:t xml:space="preserve"> appeared to generally decrease over the period of record, we found minimal data support for a model with a consistent downward bias in either time series (</w:t>
      </w:r>
      <w:r w:rsidR="005523D0">
        <w:rPr>
          <w:rFonts w:cstheme="minorHAnsi"/>
          <w:iCs/>
          <w:sz w:val="24"/>
          <w:szCs w:val="24"/>
        </w:rPr>
        <w:t xml:space="preserve">i.e., </w:t>
      </w:r>
      <w:r w:rsidR="00EB4E3C">
        <w:rPr>
          <w:rFonts w:cstheme="minorHAnsi"/>
          <w:iCs/>
          <w:sz w:val="24"/>
          <w:szCs w:val="24"/>
        </w:rPr>
        <w:t xml:space="preserve">the model with biases </w:t>
      </w:r>
      <w:r w:rsidR="005523D0">
        <w:rPr>
          <w:rFonts w:cstheme="minorHAnsi"/>
          <w:iCs/>
          <w:sz w:val="24"/>
          <w:szCs w:val="24"/>
        </w:rPr>
        <w:t>had an</w:t>
      </w:r>
      <w:r w:rsidR="00EB4E3C">
        <w:rPr>
          <w:rFonts w:cstheme="minorHAnsi"/>
          <w:iCs/>
          <w:sz w:val="24"/>
          <w:szCs w:val="24"/>
        </w:rPr>
        <w:t xml:space="preserve"> </w:t>
      </w:r>
      <w:commentRangeStart w:id="14"/>
      <w:proofErr w:type="spellStart"/>
      <w:r w:rsidR="00EB4E3C">
        <w:rPr>
          <w:rFonts w:cstheme="minorHAnsi"/>
          <w:iCs/>
          <w:sz w:val="24"/>
          <w:szCs w:val="24"/>
        </w:rPr>
        <w:t>AICc</w:t>
      </w:r>
      <w:proofErr w:type="spellEnd"/>
      <w:r w:rsidR="00EB4E3C">
        <w:rPr>
          <w:rFonts w:cstheme="minorHAnsi"/>
          <w:iCs/>
          <w:sz w:val="24"/>
          <w:szCs w:val="24"/>
        </w:rPr>
        <w:t xml:space="preserve"> </w:t>
      </w:r>
      <w:r w:rsidR="005523D0">
        <w:rPr>
          <w:rFonts w:cstheme="minorHAnsi"/>
          <w:iCs/>
          <w:sz w:val="24"/>
          <w:szCs w:val="24"/>
        </w:rPr>
        <w:t xml:space="preserve">value that was </w:t>
      </w:r>
      <w:commentRangeEnd w:id="14"/>
      <w:r w:rsidR="005746B4">
        <w:rPr>
          <w:rStyle w:val="CommentReference"/>
        </w:rPr>
        <w:commentReference w:id="14"/>
      </w:r>
      <w:r w:rsidR="005523D0">
        <w:rPr>
          <w:rFonts w:cstheme="minorHAnsi"/>
          <w:iCs/>
          <w:sz w:val="24"/>
          <w:szCs w:val="24"/>
        </w:rPr>
        <w:t>1 unit less than the model without bias terms</w:t>
      </w:r>
      <w:r w:rsidR="00EB4E3C">
        <w:rPr>
          <w:rFonts w:cstheme="minorHAnsi"/>
          <w:iCs/>
          <w:sz w:val="24"/>
          <w:szCs w:val="24"/>
        </w:rPr>
        <w:t>).</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EDF3ACE"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32" w:tooltip="Ricker, 1981 #2518" w:history="1">
        <w:r w:rsidR="00A96B4E">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4" w:tooltip="Bigler, 1996 #1747" w:history="1">
        <w:r w:rsidR="00A96B4E">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3" w:tooltip="Jeffrey, 2017 #5818" w:history="1">
        <w:r w:rsidR="00A96B4E">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underlying common causes. </w:t>
      </w:r>
      <w:r w:rsidR="00231DF9">
        <w:rPr>
          <w:rFonts w:cstheme="minorHAnsi"/>
          <w:sz w:val="24"/>
          <w:szCs w:val="24"/>
        </w:rPr>
        <w:t>Importantly, we found a</w:t>
      </w:r>
      <w:r w:rsidR="005E15C0">
        <w:rPr>
          <w:rFonts w:cstheme="minorHAnsi"/>
          <w:sz w:val="24"/>
          <w:szCs w:val="24"/>
        </w:rPr>
        <w:t xml:space="preserve"> lack of alignment </w:t>
      </w:r>
      <w:r w:rsidR="005E15C0">
        <w:rPr>
          <w:rFonts w:cstheme="minorHAnsi"/>
          <w:sz w:val="24"/>
          <w:szCs w:val="24"/>
        </w:rPr>
        <w:lastRenderedPageBreak/>
        <w:t>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p>
    <w:p w14:paraId="1C6715DB" w14:textId="1304ACBA"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2" w:tooltip="Ohlberger, 2018 #6065" w:history="1">
        <w:r w:rsidR="00A96B4E">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23" w:tooltip="Oke, 2020 #6932" w:history="1">
        <w:r w:rsidR="00A96B4E">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w:t>
      </w:r>
      <w:commentRangeStart w:id="15"/>
      <w:r w:rsidR="00D25BE8">
        <w:rPr>
          <w:rFonts w:cstheme="minorHAnsi"/>
          <w:sz w:val="24"/>
          <w:szCs w:val="24"/>
        </w:rPr>
        <w:t xml:space="preserve">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1" w:tooltip="Ricker, 1980 #3553" w:history="1">
        <w:r w:rsidR="00A96B4E">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w:t>
      </w:r>
      <w:commentRangeEnd w:id="15"/>
      <w:r w:rsidR="001246C0">
        <w:rPr>
          <w:rStyle w:val="CommentReference"/>
        </w:rPr>
        <w:commentReference w:id="15"/>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 </w:t>
      </w:r>
      <w:r w:rsidR="00753954">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53954">
        <w:rPr>
          <w:rFonts w:cstheme="minorHAnsi"/>
          <w:sz w:val="24"/>
          <w:szCs w:val="24"/>
        </w:rPr>
      </w:r>
      <w:r w:rsidR="00753954">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7" w:tooltip="Scheuerell, 2005 #3369" w:history="1">
        <w:r w:rsidR="00A96B4E">
          <w:rPr>
            <w:rFonts w:cstheme="minorHAnsi"/>
            <w:noProof/>
            <w:sz w:val="24"/>
            <w:szCs w:val="24"/>
          </w:rPr>
          <w:t>Scheuerell 2005</w:t>
        </w:r>
      </w:hyperlink>
      <w:r w:rsidR="00B1613D">
        <w:rPr>
          <w:rFonts w:cstheme="minorHAnsi"/>
          <w:noProof/>
          <w:sz w:val="24"/>
          <w:szCs w:val="24"/>
        </w:rPr>
        <w:t xml:space="preserve">; </w:t>
      </w:r>
      <w:hyperlink w:anchor="_ENREF_47" w:tooltip="Whitman, 1987 #3423" w:history="1">
        <w:r w:rsidR="00A96B4E">
          <w:rPr>
            <w:rFonts w:cstheme="minorHAnsi"/>
            <w:noProof/>
            <w:sz w:val="24"/>
            <w:szCs w:val="24"/>
          </w:rPr>
          <w:t>Whitman 1987</w:t>
        </w:r>
      </w:hyperlink>
      <w:r w:rsidR="00B1613D">
        <w:rPr>
          <w:rFonts w:cstheme="minorHAnsi"/>
          <w:noProof/>
          <w:sz w:val="24"/>
          <w:szCs w:val="24"/>
        </w:rPr>
        <w:t>)</w:t>
      </w:r>
      <w:r w:rsidR="00753954">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1" w:tooltip="Norris, 2000 #2780" w:history="1">
        <w:r w:rsidR="00A96B4E">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18" w:tooltip="Losee, 2019 #6488" w:history="1">
        <w:r w:rsidR="00A96B4E">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4ED6DF58" w14:textId="16A73095" w:rsidR="007E0EE7"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 xml:space="preserve">attributes, </w:t>
      </w:r>
      <w:commentRangeStart w:id="16"/>
      <w:r w:rsidR="00B22765">
        <w:rPr>
          <w:rFonts w:cstheme="minorHAnsi"/>
          <w:sz w:val="24"/>
          <w:szCs w:val="24"/>
        </w:rPr>
        <w:t xml:space="preserve">preventing us from ascribing the </w:t>
      </w:r>
      <w:r w:rsidR="00E832E5">
        <w:rPr>
          <w:rFonts w:cstheme="minorHAnsi"/>
          <w:sz w:val="24"/>
          <w:szCs w:val="24"/>
        </w:rPr>
        <w:t>observed changes in Chinook S</w:t>
      </w:r>
      <w:r w:rsidR="00B22765">
        <w:rPr>
          <w:rFonts w:cstheme="minorHAnsi"/>
          <w:sz w:val="24"/>
          <w:szCs w:val="24"/>
        </w:rPr>
        <w:t>almon mass to specific causes</w:t>
      </w:r>
      <w:commentRangeEnd w:id="16"/>
      <w:r w:rsidR="005746B4">
        <w:rPr>
          <w:rStyle w:val="CommentReference"/>
        </w:rPr>
        <w:commentReference w:id="16"/>
      </w:r>
      <w:r w:rsidR="00B22765">
        <w:rPr>
          <w:rFonts w:cstheme="minorHAnsi"/>
          <w:sz w:val="24"/>
          <w:szCs w:val="24"/>
        </w:rPr>
        <w:t xml:space="preserve">. However, data such as these on the resident component, over such a long period, are unique and especially valuable. </w:t>
      </w:r>
      <w:r w:rsidR="0052674F">
        <w:rPr>
          <w:rFonts w:cstheme="minorHAnsi"/>
          <w:sz w:val="24"/>
          <w:szCs w:val="24"/>
        </w:rPr>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 xml:space="preserve">; </w:t>
      </w:r>
      <w:hyperlink w:anchor="_ENREF_36" w:tooltip="Rohde, 2014 #4876" w:history="1">
        <w:r w:rsidR="00A96B4E">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salmon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 data</w:t>
      </w:r>
      <w:r w:rsidR="00A96B4E">
        <w:rPr>
          <w:rFonts w:cstheme="minorHAnsi"/>
          <w:sz w:val="24"/>
          <w:szCs w:val="24"/>
        </w:rPr>
        <w:t xml:space="preserve"> </w:t>
      </w:r>
      <w:r w:rsidR="00A96B4E">
        <w:rPr>
          <w:rFonts w:cstheme="minorHAnsi"/>
          <w:sz w:val="24"/>
          <w:szCs w:val="24"/>
        </w:rPr>
        <w:fldChar w:fldCharType="begin"/>
      </w:r>
      <w:r w:rsidR="00A96B4E">
        <w:rPr>
          <w:rFonts w:cstheme="minorHAnsi"/>
          <w:sz w:val="24"/>
          <w:szCs w:val="24"/>
        </w:rPr>
        <w:instrText xml:space="preserve"> ADDIN EN.CITE &lt;EndNote&gt;&lt;Cite&gt;&lt;Author&gt;Quinn&lt;/Author&gt;&lt;Year&gt;in review&lt;/Year&gt;&lt;RecNum&gt;7277&lt;/RecNum&gt;&lt;DisplayText&gt;(Quinn and Losee in review)&lt;/DisplayText&gt;&lt;record&gt;&lt;rec-number&gt;7277&lt;/rec-number&gt;&lt;foreign-keys&gt;&lt;key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A96B4E">
        <w:rPr>
          <w:rFonts w:cstheme="minorHAnsi"/>
          <w:sz w:val="24"/>
          <w:szCs w:val="24"/>
        </w:rPr>
        <w:fldChar w:fldCharType="separate"/>
      </w:r>
      <w:r w:rsidR="00A96B4E">
        <w:rPr>
          <w:rFonts w:cstheme="minorHAnsi"/>
          <w:noProof/>
          <w:sz w:val="24"/>
          <w:szCs w:val="24"/>
        </w:rPr>
        <w:t>(</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A96B4E">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commentRangeStart w:id="17"/>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and the decreasing resident component in the populations</w:t>
      </w:r>
      <w:commentRangeEnd w:id="17"/>
      <w:r w:rsidR="00893F07">
        <w:rPr>
          <w:rStyle w:val="CommentReference"/>
        </w:rPr>
        <w:commentReference w:id="17"/>
      </w:r>
      <w:r w:rsidR="00B22765">
        <w:rPr>
          <w:rFonts w:cstheme="minorHAnsi"/>
          <w:sz w:val="24"/>
          <w:szCs w:val="24"/>
        </w:rPr>
        <w:t xml:space="preserve">,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size. That is, 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w:t>
      </w:r>
      <w:r w:rsidR="00B22765">
        <w:rPr>
          <w:rFonts w:cstheme="minorHAnsi"/>
          <w:sz w:val="24"/>
          <w:szCs w:val="24"/>
        </w:rPr>
        <w:t xml:space="preserve">salmon </w:t>
      </w:r>
      <w:r w:rsidR="000F0957">
        <w:rPr>
          <w:rFonts w:cstheme="minorHAnsi"/>
          <w:sz w:val="24"/>
          <w:szCs w:val="24"/>
        </w:rPr>
        <w:t xml:space="preserve">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 xml:space="preserve">oho salmon </w:t>
      </w:r>
      <w:r w:rsidR="000F0957">
        <w:rPr>
          <w:rFonts w:cstheme="minorHAnsi"/>
          <w:sz w:val="24"/>
          <w:szCs w:val="24"/>
        </w:rPr>
        <w:fldChar w:fldCharType="begin"/>
      </w:r>
      <w:r w:rsidR="00A96B4E">
        <w:rPr>
          <w:rFonts w:cstheme="minorHAnsi"/>
          <w:sz w:val="24"/>
          <w:szCs w:val="24"/>
        </w:rPr>
        <w:instrText xml:space="preserve"> ADDIN EN.CITE &lt;EndNote&gt;&lt;Cite&gt;&lt;Author&gt;Quinn&lt;/Author&gt;&lt;Year&gt;2021&lt;/Year&gt;&lt;RecNum&gt;6984&lt;/RecNum&gt;&lt;DisplayText&gt;(Quinn 2021; Quinn and Losee in review)&lt;/DisplayText&gt;&lt;record&gt;&lt;rec-number&gt;6984&lt;/rec-number&gt;&lt;foreign-keys&gt;&lt;key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Migration&lt;/full-title&gt;&lt;/periodical&gt;&lt;pages&gt;1-18&lt;/pages&gt;&lt;volume&gt;8&lt;/volume&gt;&lt;dates&gt;&lt;year&gt;2021&lt;/year&gt;&lt;/dates&gt;&lt;urls&gt;&lt;/urls&gt;&lt;/record&gt;&lt;/Cite&gt;&lt;Cite&gt;&lt;Author&gt;Quinn&lt;/Author&gt;&lt;Year&gt;in review&lt;/Year&gt;&lt;RecNum&gt;7277&lt;/RecNum&gt;&lt;record&gt;&lt;rec-number&gt;7277&lt;/rec-number&gt;&lt;foreign-keys&gt;&lt;key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0F0957">
        <w:rPr>
          <w:rFonts w:cstheme="minorHAnsi"/>
          <w:sz w:val="24"/>
          <w:szCs w:val="24"/>
        </w:rPr>
        <w:fldChar w:fldCharType="separate"/>
      </w:r>
      <w:r w:rsidR="00A96B4E">
        <w:rPr>
          <w:rFonts w:cstheme="minorHAnsi"/>
          <w:noProof/>
          <w:sz w:val="24"/>
          <w:szCs w:val="24"/>
        </w:rPr>
        <w:t>(</w:t>
      </w:r>
      <w:hyperlink w:anchor="_ENREF_27" w:tooltip="Quinn, 2021 #6984" w:history="1">
        <w:r w:rsidR="00A96B4E">
          <w:rPr>
            <w:rFonts w:cstheme="minorHAnsi"/>
            <w:noProof/>
            <w:sz w:val="24"/>
            <w:szCs w:val="24"/>
          </w:rPr>
          <w:t>Quinn 2021</w:t>
        </w:r>
      </w:hyperlink>
      <w:r w:rsidR="00A96B4E">
        <w:rPr>
          <w:rFonts w:cstheme="minorHAnsi"/>
          <w:noProof/>
          <w:sz w:val="24"/>
          <w:szCs w:val="24"/>
        </w:rPr>
        <w:t xml:space="preserve">; </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0F0957">
        <w:rPr>
          <w:rFonts w:cstheme="minorHAnsi"/>
          <w:sz w:val="24"/>
          <w:szCs w:val="24"/>
        </w:rPr>
        <w:fldChar w:fldCharType="end"/>
      </w:r>
      <w:r w:rsidR="000F0957">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38" w:tooltip="Sharma, 2012 #4267" w:history="1">
        <w:r w:rsidR="00A96B4E">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4E33C7E" w14:textId="69B2EA82" w:rsidR="00B96BF9" w:rsidRPr="00E10DA2" w:rsidRDefault="00B96BF9" w:rsidP="00175A04">
      <w:pPr>
        <w:spacing w:after="0" w:line="480" w:lineRule="auto"/>
        <w:rPr>
          <w:rFonts w:cstheme="minorHAnsi"/>
          <w:sz w:val="24"/>
          <w:szCs w:val="24"/>
        </w:rPr>
      </w:pPr>
      <w:r>
        <w:rPr>
          <w:rFonts w:cstheme="minorHAnsi"/>
          <w:sz w:val="24"/>
          <w:szCs w:val="24"/>
        </w:rPr>
        <w:t xml:space="preserve">First and foremost, we thank Doug </w:t>
      </w:r>
      <w:proofErr w:type="spellStart"/>
      <w:r>
        <w:rPr>
          <w:rFonts w:cstheme="minorHAnsi"/>
          <w:sz w:val="24"/>
          <w:szCs w:val="24"/>
        </w:rPr>
        <w:t>Hanada</w:t>
      </w:r>
      <w:proofErr w:type="spellEnd"/>
      <w:r>
        <w:rPr>
          <w:rFonts w:cstheme="minorHAnsi"/>
          <w:sz w:val="24"/>
          <w:szCs w:val="24"/>
        </w:rPr>
        <w:t xml:space="preserve"> of the </w:t>
      </w:r>
      <w:proofErr w:type="spellStart"/>
      <w:r>
        <w:rPr>
          <w:rFonts w:cstheme="minorHAnsi"/>
          <w:sz w:val="24"/>
          <w:szCs w:val="24"/>
        </w:rPr>
        <w:t>Tengu</w:t>
      </w:r>
      <w:proofErr w:type="spellEnd"/>
      <w:r>
        <w:rPr>
          <w:rFonts w:cstheme="minorHAnsi"/>
          <w:sz w:val="24"/>
          <w:szCs w:val="24"/>
        </w:rPr>
        <w:t xml:space="preserve"> Blackmouth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r w:rsidR="003F6157">
        <w:rPr>
          <w:rFonts w:cstheme="minorHAnsi"/>
          <w:sz w:val="24"/>
          <w:szCs w:val="24"/>
        </w:rPr>
        <w:t>Japanese-Americans</w:t>
      </w:r>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inclusion of participants of all races, and the reputations of club members for their skill as anglers</w:t>
      </w:r>
      <w:r>
        <w:rPr>
          <w:rFonts w:cstheme="minorHAnsi"/>
          <w:sz w:val="24"/>
          <w:szCs w:val="24"/>
        </w:rPr>
        <w:t xml:space="preserve">. </w:t>
      </w:r>
      <w:r w:rsidR="003F6157">
        <w:rPr>
          <w:rFonts w:cstheme="minorHAnsi"/>
          <w:sz w:val="24"/>
          <w:szCs w:val="24"/>
        </w:rPr>
        <w:t xml:space="preserve">Many helpful </w:t>
      </w:r>
      <w:r w:rsidR="003F6157">
        <w:rPr>
          <w:rFonts w:cstheme="minorHAnsi"/>
          <w:sz w:val="24"/>
          <w:szCs w:val="24"/>
        </w:rPr>
        <w:lastRenderedPageBreak/>
        <w:t xml:space="preserve">comments were provided by retired Washington Department of Fisheries – Fish and Wildlife staff, notably Frank Haw, Ray Buckley, and Steve Mathews, and by Eli Holmes (NOAA-Fisheries). </w:t>
      </w:r>
    </w:p>
    <w:p w14:paraId="1313298C" w14:textId="587FAD7E" w:rsidR="00F06CA9" w:rsidRPr="00E10DA2" w:rsidRDefault="00F06CA9" w:rsidP="00175A04">
      <w:pPr>
        <w:spacing w:after="0" w:line="480" w:lineRule="auto"/>
        <w:rPr>
          <w:rFonts w:cstheme="minorHAnsi"/>
          <w:sz w:val="24"/>
          <w:szCs w:val="24"/>
        </w:rPr>
      </w:pPr>
    </w:p>
    <w:p w14:paraId="2C7A1BEA" w14:textId="7FDC34B6" w:rsidR="002651E7" w:rsidRDefault="00F06CA9" w:rsidP="00175A04">
      <w:pPr>
        <w:spacing w:after="0" w:line="480" w:lineRule="auto"/>
        <w:rPr>
          <w:rFonts w:cstheme="minorHAnsi"/>
          <w:sz w:val="24"/>
          <w:szCs w:val="24"/>
        </w:rPr>
      </w:pPr>
      <w:r w:rsidRPr="00E10DA2">
        <w:rPr>
          <w:rFonts w:cstheme="minorHAnsi"/>
          <w:sz w:val="24"/>
          <w:szCs w:val="24"/>
        </w:rPr>
        <w:br w:type="column"/>
      </w:r>
      <w:r w:rsidR="00041741">
        <w:rPr>
          <w:rFonts w:cstheme="minorHAnsi"/>
          <w:sz w:val="24"/>
          <w:szCs w:val="24"/>
        </w:rPr>
        <w:lastRenderedPageBreak/>
        <w:t xml:space="preserve">Figure 1. Map of Puget Sound, Washington, with an insert showing the location of the </w:t>
      </w:r>
      <w:proofErr w:type="spellStart"/>
      <w:r w:rsidR="00041741">
        <w:rPr>
          <w:rFonts w:cstheme="minorHAnsi"/>
          <w:sz w:val="24"/>
          <w:szCs w:val="24"/>
        </w:rPr>
        <w:t>Tengu</w:t>
      </w:r>
      <w:proofErr w:type="spellEnd"/>
      <w:r w:rsidR="00041741">
        <w:rPr>
          <w:rFonts w:cstheme="minorHAnsi"/>
          <w:sz w:val="24"/>
          <w:szCs w:val="24"/>
        </w:rPr>
        <w:t xml:space="preserve"> Blackmouth Derby</w:t>
      </w:r>
      <w:r w:rsidR="005F7BA1">
        <w:rPr>
          <w:rFonts w:cstheme="minorHAnsi"/>
          <w:sz w:val="24"/>
          <w:szCs w:val="24"/>
        </w:rPr>
        <w:t xml:space="preserve"> that provided data on mass of Chinook Salmon</w:t>
      </w:r>
      <w:r w:rsidR="00D10070">
        <w:rPr>
          <w:rFonts w:cstheme="minorHAnsi"/>
          <w:sz w:val="24"/>
          <w:szCs w:val="24"/>
        </w:rPr>
        <w:t xml:space="preserve">. </w:t>
      </w:r>
    </w:p>
    <w:p w14:paraId="3DDF285F" w14:textId="77777777" w:rsidR="005F7BA1" w:rsidRDefault="005F7BA1" w:rsidP="00175A04">
      <w:pPr>
        <w:spacing w:after="0" w:line="480" w:lineRule="auto"/>
        <w:rPr>
          <w:rFonts w:cstheme="minorHAnsi"/>
          <w:sz w:val="24"/>
          <w:szCs w:val="24"/>
        </w:rPr>
      </w:pPr>
    </w:p>
    <w:p w14:paraId="4734839F" w14:textId="2B888A52" w:rsidR="002651E7" w:rsidRDefault="0065556B" w:rsidP="00482647">
      <w:pPr>
        <w:spacing w:after="0" w:line="480" w:lineRule="auto"/>
        <w:jc w:val="center"/>
        <w:rPr>
          <w:rFonts w:cstheme="minorHAnsi"/>
          <w:sz w:val="24"/>
          <w:szCs w:val="24"/>
        </w:rPr>
      </w:pPr>
      <w:r>
        <w:rPr>
          <w:rFonts w:cstheme="minorHAnsi"/>
          <w:noProof/>
          <w:sz w:val="24"/>
          <w:szCs w:val="24"/>
        </w:rPr>
        <w:drawing>
          <wp:inline distT="0" distB="0" distL="0" distR="0" wp14:anchorId="302F23D6" wp14:editId="48BAA7D8">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44AA4BCB" w14:textId="755103C1" w:rsidR="00F06CA9"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23F9EC66" w14:textId="704CE5F6" w:rsidR="00627FF0" w:rsidRDefault="00627FF0" w:rsidP="00175A04">
      <w:pPr>
        <w:spacing w:after="0" w:line="480" w:lineRule="auto"/>
        <w:rPr>
          <w:rFonts w:cstheme="minorHAnsi"/>
          <w:sz w:val="24"/>
          <w:szCs w:val="24"/>
        </w:rPr>
      </w:pPr>
    </w:p>
    <w:p w14:paraId="45579420" w14:textId="4776DE69"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he mass of the largest Chinook S</w:t>
      </w:r>
      <w:r w:rsidR="001A7B87">
        <w:rPr>
          <w:rFonts w:cstheme="minorHAnsi"/>
          <w:sz w:val="24"/>
          <w:szCs w:val="24"/>
        </w:rPr>
        <w:t xml:space="preserve">almon caught in the </w:t>
      </w:r>
      <w:proofErr w:type="spellStart"/>
      <w:r w:rsidR="001A7B87">
        <w:rPr>
          <w:rFonts w:cstheme="minorHAnsi"/>
          <w:sz w:val="24"/>
          <w:szCs w:val="24"/>
        </w:rPr>
        <w:t>Tengu</w:t>
      </w:r>
      <w:proofErr w:type="spellEnd"/>
      <w:r w:rsidR="001A7B87">
        <w:rPr>
          <w:rFonts w:cstheme="minorHAnsi"/>
          <w:sz w:val="24"/>
          <w:szCs w:val="24"/>
        </w:rPr>
        <w:t xml:space="preserve"> Derby (top),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5B198F20" w14:textId="77777777" w:rsidR="00A96B4E" w:rsidRPr="00A96B4E" w:rsidRDefault="00B77F1B" w:rsidP="00A96B4E">
      <w:pPr>
        <w:spacing w:after="0" w:line="240" w:lineRule="auto"/>
        <w:ind w:left="720" w:hanging="720"/>
        <w:rPr>
          <w:rFonts w:ascii="Calibri" w:hAnsi="Calibri" w:cs="Calibr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18" w:name="_ENREF_1"/>
      <w:r w:rsidR="00A96B4E" w:rsidRPr="00A96B4E">
        <w:rPr>
          <w:rFonts w:ascii="Calibri" w:hAnsi="Calibri" w:cs="Calibri"/>
          <w:noProof/>
          <w:szCs w:val="24"/>
        </w:rPr>
        <w:t>Arostegui, M. C., and coauthors. 2017. Spatially clustered movement patterns and segregation of sub-adult Chinook Salmon within the Salish Sea. Marine and Coastal Fisheries 9:1-12.</w:t>
      </w:r>
      <w:bookmarkEnd w:id="18"/>
    </w:p>
    <w:p w14:paraId="15E40732" w14:textId="77777777" w:rsidR="00A96B4E" w:rsidRPr="00A96B4E" w:rsidRDefault="00A96B4E" w:rsidP="00A96B4E">
      <w:pPr>
        <w:spacing w:after="0" w:line="240" w:lineRule="auto"/>
        <w:ind w:left="720" w:hanging="720"/>
        <w:rPr>
          <w:rFonts w:ascii="Calibri" w:hAnsi="Calibri" w:cs="Calibri"/>
          <w:noProof/>
          <w:szCs w:val="24"/>
        </w:rPr>
      </w:pPr>
      <w:bookmarkStart w:id="19" w:name="_ENREF_2"/>
      <w:r w:rsidRPr="00A96B4E">
        <w:rPr>
          <w:rFonts w:ascii="Calibri" w:hAnsi="Calibri" w:cs="Calibri"/>
          <w:noProof/>
          <w:szCs w:val="24"/>
        </w:rPr>
        <w:t xml:space="preserve">Bal, G., and coauthors. 2017. Evidence for long-term change in length, mass and migration phenology of anadromous spawners in French Atlantic salmon </w:t>
      </w:r>
      <w:r w:rsidRPr="00A96B4E">
        <w:rPr>
          <w:rFonts w:ascii="Calibri" w:hAnsi="Calibri" w:cs="Calibri"/>
          <w:i/>
          <w:noProof/>
          <w:szCs w:val="24"/>
        </w:rPr>
        <w:t>Salmo salar</w:t>
      </w:r>
      <w:r w:rsidRPr="00A96B4E">
        <w:rPr>
          <w:rFonts w:ascii="Calibri" w:hAnsi="Calibri" w:cs="Calibri"/>
          <w:noProof/>
          <w:szCs w:val="24"/>
        </w:rPr>
        <w:t>. Journal of Fish Biology 90:2375-2393.</w:t>
      </w:r>
      <w:bookmarkEnd w:id="19"/>
    </w:p>
    <w:p w14:paraId="244B5169" w14:textId="77777777" w:rsidR="00A96B4E" w:rsidRPr="00A96B4E" w:rsidRDefault="00A96B4E" w:rsidP="00A96B4E">
      <w:pPr>
        <w:spacing w:after="0" w:line="240" w:lineRule="auto"/>
        <w:ind w:left="720" w:hanging="720"/>
        <w:rPr>
          <w:rFonts w:ascii="Calibri" w:hAnsi="Calibri" w:cs="Calibri"/>
          <w:noProof/>
          <w:szCs w:val="24"/>
        </w:rPr>
      </w:pPr>
      <w:bookmarkStart w:id="20" w:name="_ENREF_3"/>
      <w:r w:rsidRPr="00A96B4E">
        <w:rPr>
          <w:rFonts w:ascii="Calibri" w:hAnsi="Calibri" w:cs="Calibri"/>
          <w:noProof/>
          <w:szCs w:val="24"/>
        </w:rPr>
        <w:t>Bielak, A. T., and G. Power. 1986. Changes in mean weight, sea-age composition, and catch-per-unit-effort of Atlantic salmon (</w:t>
      </w:r>
      <w:r w:rsidRPr="00A96B4E">
        <w:rPr>
          <w:rFonts w:ascii="Calibri" w:hAnsi="Calibri" w:cs="Calibri"/>
          <w:i/>
          <w:noProof/>
          <w:szCs w:val="24"/>
        </w:rPr>
        <w:t>Salmo salar</w:t>
      </w:r>
      <w:r w:rsidRPr="00A96B4E">
        <w:rPr>
          <w:rFonts w:ascii="Calibri" w:hAnsi="Calibri" w:cs="Calibri"/>
          <w:noProof/>
          <w:szCs w:val="24"/>
        </w:rPr>
        <w:t>) angled in the Godbout River, Quebec, 1859-1983. Canadian Journal of Fisheries and Aquatic Sciences 43:281-287.</w:t>
      </w:r>
      <w:bookmarkEnd w:id="20"/>
    </w:p>
    <w:p w14:paraId="4FB3EE80" w14:textId="77777777" w:rsidR="00A96B4E" w:rsidRPr="00A96B4E" w:rsidRDefault="00A96B4E" w:rsidP="00A96B4E">
      <w:pPr>
        <w:spacing w:after="0" w:line="240" w:lineRule="auto"/>
        <w:ind w:left="720" w:hanging="720"/>
        <w:rPr>
          <w:rFonts w:ascii="Calibri" w:hAnsi="Calibri" w:cs="Calibri"/>
          <w:noProof/>
          <w:szCs w:val="24"/>
        </w:rPr>
      </w:pPr>
      <w:bookmarkStart w:id="21" w:name="_ENREF_4"/>
      <w:r w:rsidRPr="00A96B4E">
        <w:rPr>
          <w:rFonts w:ascii="Calibri" w:hAnsi="Calibri" w:cs="Calibri"/>
          <w:noProof/>
          <w:szCs w:val="24"/>
        </w:rPr>
        <w:t>Bigler, B. S., D. W. Welch, and J. H. Helle. 1996. A review of size trends among North Pacific salmon (</w:t>
      </w:r>
      <w:r w:rsidRPr="00A96B4E">
        <w:rPr>
          <w:rFonts w:ascii="Calibri" w:hAnsi="Calibri" w:cs="Calibri"/>
          <w:i/>
          <w:noProof/>
          <w:szCs w:val="24"/>
        </w:rPr>
        <w:t>Oncorhynchus</w:t>
      </w:r>
      <w:r w:rsidRPr="00A96B4E">
        <w:rPr>
          <w:rFonts w:ascii="Calibri" w:hAnsi="Calibri" w:cs="Calibri"/>
          <w:noProof/>
          <w:szCs w:val="24"/>
        </w:rPr>
        <w:t xml:space="preserve"> spp.). Canadian Journal of Fisheries and Aquatic Sciences 53:455-465.</w:t>
      </w:r>
      <w:bookmarkEnd w:id="21"/>
    </w:p>
    <w:p w14:paraId="2BD2F20B" w14:textId="77777777" w:rsidR="00A96B4E" w:rsidRPr="00A96B4E" w:rsidRDefault="00A96B4E" w:rsidP="00A96B4E">
      <w:pPr>
        <w:spacing w:after="0" w:line="240" w:lineRule="auto"/>
        <w:ind w:left="720" w:hanging="720"/>
        <w:rPr>
          <w:rFonts w:ascii="Calibri" w:hAnsi="Calibri" w:cs="Calibri"/>
          <w:noProof/>
          <w:szCs w:val="24"/>
        </w:rPr>
      </w:pPr>
      <w:bookmarkStart w:id="22" w:name="_ENREF_5"/>
      <w:r w:rsidRPr="00A96B4E">
        <w:rPr>
          <w:rFonts w:ascii="Calibri" w:hAnsi="Calibri" w:cs="Calibr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22"/>
    </w:p>
    <w:p w14:paraId="136D5E24" w14:textId="77777777" w:rsidR="00A96B4E" w:rsidRPr="00A96B4E" w:rsidRDefault="00A96B4E" w:rsidP="00A96B4E">
      <w:pPr>
        <w:spacing w:after="0" w:line="240" w:lineRule="auto"/>
        <w:ind w:left="720" w:hanging="720"/>
        <w:rPr>
          <w:rFonts w:ascii="Calibri" w:hAnsi="Calibri" w:cs="Calibri"/>
          <w:noProof/>
          <w:szCs w:val="24"/>
        </w:rPr>
      </w:pPr>
      <w:bookmarkStart w:id="23" w:name="_ENREF_6"/>
      <w:r w:rsidRPr="00A96B4E">
        <w:rPr>
          <w:rFonts w:ascii="Calibri" w:hAnsi="Calibri" w:cs="Calibri"/>
          <w:noProof/>
          <w:szCs w:val="24"/>
        </w:rPr>
        <w:t xml:space="preserve">Chamberlin, J. W., and T. P. Quinn. 2014. Effects of natal origin on localized distributions of Chinook salmon, </w:t>
      </w:r>
      <w:r w:rsidRPr="00A96B4E">
        <w:rPr>
          <w:rFonts w:ascii="Calibri" w:hAnsi="Calibri" w:cs="Calibri"/>
          <w:i/>
          <w:noProof/>
          <w:szCs w:val="24"/>
        </w:rPr>
        <w:t>Oncorhynchus tshawytscha</w:t>
      </w:r>
      <w:r w:rsidRPr="00A96B4E">
        <w:rPr>
          <w:rFonts w:ascii="Calibri" w:hAnsi="Calibri" w:cs="Calibri"/>
          <w:noProof/>
          <w:szCs w:val="24"/>
        </w:rPr>
        <w:t>, in the marine waters of Puget Sound, Washington. Fisheries Research 153:113-122.</w:t>
      </w:r>
      <w:bookmarkEnd w:id="23"/>
    </w:p>
    <w:p w14:paraId="4F785E93" w14:textId="77777777" w:rsidR="00A96B4E" w:rsidRPr="00A96B4E" w:rsidRDefault="00A96B4E" w:rsidP="00A96B4E">
      <w:pPr>
        <w:spacing w:after="0" w:line="240" w:lineRule="auto"/>
        <w:ind w:left="720" w:hanging="720"/>
        <w:rPr>
          <w:rFonts w:ascii="Calibri" w:hAnsi="Calibri" w:cs="Calibri"/>
          <w:noProof/>
          <w:szCs w:val="24"/>
        </w:rPr>
      </w:pPr>
      <w:bookmarkStart w:id="24" w:name="_ENREF_7"/>
      <w:r w:rsidRPr="00A96B4E">
        <w:rPr>
          <w:rFonts w:ascii="Calibri" w:hAnsi="Calibri" w:cs="Calibri"/>
          <w:noProof/>
          <w:szCs w:val="24"/>
        </w:rPr>
        <w:t>Cox, S. P., and S. G. Hinch. 1997. Changes in size at maturity of Fraser River sockeye salmon (</w:t>
      </w:r>
      <w:r w:rsidRPr="00A96B4E">
        <w:rPr>
          <w:rFonts w:ascii="Calibri" w:hAnsi="Calibri" w:cs="Calibri"/>
          <w:i/>
          <w:noProof/>
          <w:szCs w:val="24"/>
        </w:rPr>
        <w:t>Oncorhynchus nerka</w:t>
      </w:r>
      <w:r w:rsidRPr="00A96B4E">
        <w:rPr>
          <w:rFonts w:ascii="Calibri" w:hAnsi="Calibri" w:cs="Calibri"/>
          <w:noProof/>
          <w:szCs w:val="24"/>
        </w:rPr>
        <w:t>) (1952-1993) and associations with temperature. Canadian Journal of Fisheries and Aquatic Sciences 54:1159-1165.</w:t>
      </w:r>
      <w:bookmarkEnd w:id="24"/>
    </w:p>
    <w:p w14:paraId="3E047488" w14:textId="77777777" w:rsidR="00A96B4E" w:rsidRPr="00A96B4E" w:rsidRDefault="00A96B4E" w:rsidP="00A96B4E">
      <w:pPr>
        <w:spacing w:after="0" w:line="240" w:lineRule="auto"/>
        <w:ind w:left="720" w:hanging="720"/>
        <w:rPr>
          <w:rFonts w:ascii="Calibri" w:hAnsi="Calibri" w:cs="Calibri"/>
          <w:noProof/>
          <w:szCs w:val="24"/>
        </w:rPr>
      </w:pPr>
      <w:bookmarkStart w:id="25" w:name="_ENREF_8"/>
      <w:r w:rsidRPr="00A96B4E">
        <w:rPr>
          <w:rFonts w:ascii="Calibri" w:hAnsi="Calibri" w:cs="Calibri"/>
          <w:noProof/>
          <w:szCs w:val="24"/>
        </w:rPr>
        <w:t>Edeline, E., and coauthors. 2007. Trait changes in a harvested population are driven by a dynamic tug-of-war between natural and harvest selection. Proceedings of the National Academy of Science 104:15799–15804.</w:t>
      </w:r>
      <w:bookmarkEnd w:id="25"/>
    </w:p>
    <w:p w14:paraId="6C2D6422" w14:textId="77777777" w:rsidR="00A96B4E" w:rsidRPr="00A96B4E" w:rsidRDefault="00A96B4E" w:rsidP="00A96B4E">
      <w:pPr>
        <w:spacing w:after="0" w:line="240" w:lineRule="auto"/>
        <w:ind w:left="720" w:hanging="720"/>
        <w:rPr>
          <w:rFonts w:ascii="Calibri" w:hAnsi="Calibri" w:cs="Calibri"/>
          <w:noProof/>
          <w:szCs w:val="24"/>
        </w:rPr>
      </w:pPr>
      <w:bookmarkStart w:id="26" w:name="_ENREF_9"/>
      <w:r w:rsidRPr="00A96B4E">
        <w:rPr>
          <w:rFonts w:ascii="Calibri" w:hAnsi="Calibri" w:cs="Calibri"/>
          <w:noProof/>
          <w:szCs w:val="24"/>
        </w:rPr>
        <w:t>Fagen, R. 1988. Long-term trends in maximum size of sport-caught Chinook salmon (</w:t>
      </w:r>
      <w:r w:rsidRPr="00A96B4E">
        <w:rPr>
          <w:rFonts w:ascii="Calibri" w:hAnsi="Calibri" w:cs="Calibri"/>
          <w:i/>
          <w:noProof/>
          <w:szCs w:val="24"/>
        </w:rPr>
        <w:t>Oncorhynchus tshawytscha</w:t>
      </w:r>
      <w:r w:rsidRPr="00A96B4E">
        <w:rPr>
          <w:rFonts w:ascii="Calibri" w:hAnsi="Calibri" w:cs="Calibri"/>
          <w:noProof/>
          <w:szCs w:val="24"/>
        </w:rPr>
        <w:t>): a data-analytic approach to weights of first-prize fish in four southeastern Alaska salmon derbies. Fisheries Research 6:125-134.</w:t>
      </w:r>
      <w:bookmarkEnd w:id="26"/>
    </w:p>
    <w:p w14:paraId="64E4AB30" w14:textId="77777777" w:rsidR="00A96B4E" w:rsidRPr="00A96B4E" w:rsidRDefault="00A96B4E" w:rsidP="00A96B4E">
      <w:pPr>
        <w:spacing w:after="0" w:line="240" w:lineRule="auto"/>
        <w:ind w:left="720" w:hanging="720"/>
        <w:rPr>
          <w:rFonts w:ascii="Calibri" w:hAnsi="Calibri" w:cs="Calibri"/>
          <w:noProof/>
          <w:szCs w:val="24"/>
        </w:rPr>
      </w:pPr>
      <w:bookmarkStart w:id="27" w:name="_ENREF_10"/>
      <w:r w:rsidRPr="00A96B4E">
        <w:rPr>
          <w:rFonts w:ascii="Calibri" w:hAnsi="Calibri" w:cs="Calibri"/>
          <w:noProof/>
          <w:szCs w:val="24"/>
        </w:rPr>
        <w:t xml:space="preserve">Gardner, M. L. G. 1976. A review of factors which may influence the sea-age and maturation of Atlantic salmon </w:t>
      </w:r>
      <w:r w:rsidRPr="00A96B4E">
        <w:rPr>
          <w:rFonts w:ascii="Calibri" w:hAnsi="Calibri" w:cs="Calibri"/>
          <w:i/>
          <w:noProof/>
          <w:szCs w:val="24"/>
        </w:rPr>
        <w:t>Salmo salar</w:t>
      </w:r>
      <w:r w:rsidRPr="00A96B4E">
        <w:rPr>
          <w:rFonts w:ascii="Calibri" w:hAnsi="Calibri" w:cs="Calibri"/>
          <w:noProof/>
          <w:szCs w:val="24"/>
        </w:rPr>
        <w:t xml:space="preserve"> L. Journal of Fish Biology 9:289-327.</w:t>
      </w:r>
      <w:bookmarkEnd w:id="27"/>
    </w:p>
    <w:p w14:paraId="5BCBDCBA" w14:textId="77777777" w:rsidR="00A96B4E" w:rsidRPr="00A96B4E" w:rsidRDefault="00A96B4E" w:rsidP="00A96B4E">
      <w:pPr>
        <w:spacing w:after="0" w:line="240" w:lineRule="auto"/>
        <w:ind w:left="720" w:hanging="720"/>
        <w:rPr>
          <w:rFonts w:ascii="Calibri" w:hAnsi="Calibri" w:cs="Calibri"/>
          <w:noProof/>
          <w:szCs w:val="24"/>
        </w:rPr>
      </w:pPr>
      <w:bookmarkStart w:id="28" w:name="_ENREF_11"/>
      <w:r w:rsidRPr="00A96B4E">
        <w:rPr>
          <w:rFonts w:ascii="Calibri" w:hAnsi="Calibri" w:cs="Calibri"/>
          <w:noProof/>
          <w:szCs w:val="24"/>
        </w:rPr>
        <w:t>Haw, F., H. O. Wendler, and G. Deschamps. 1967. Development of Washington State salmon sport fishery through 1964. Washington Department of Fisheries, Research Bulletin 7.</w:t>
      </w:r>
      <w:bookmarkEnd w:id="28"/>
    </w:p>
    <w:p w14:paraId="3EDC07AB" w14:textId="77777777" w:rsidR="00A96B4E" w:rsidRPr="00A96B4E" w:rsidRDefault="00A96B4E" w:rsidP="00A96B4E">
      <w:pPr>
        <w:spacing w:after="0" w:line="240" w:lineRule="auto"/>
        <w:ind w:left="720" w:hanging="720"/>
        <w:rPr>
          <w:rFonts w:ascii="Calibri" w:hAnsi="Calibri" w:cs="Calibri"/>
          <w:noProof/>
          <w:szCs w:val="24"/>
        </w:rPr>
      </w:pPr>
      <w:bookmarkStart w:id="29" w:name="_ENREF_12"/>
      <w:r w:rsidRPr="00A96B4E">
        <w:rPr>
          <w:rFonts w:ascii="Calibri" w:hAnsi="Calibri" w:cs="Calibri"/>
          <w:noProof/>
          <w:szCs w:val="24"/>
        </w:rPr>
        <w:t>Healey, M. C., and C. Groot. 1987. Marine migration and orientation of ocean-type chinook and sockeye salmon. American Fisheries Society Symposium 1:298-312.</w:t>
      </w:r>
      <w:bookmarkEnd w:id="29"/>
    </w:p>
    <w:p w14:paraId="448E2F79" w14:textId="77777777" w:rsidR="00A96B4E" w:rsidRPr="00A96B4E" w:rsidRDefault="00A96B4E" w:rsidP="00A96B4E">
      <w:pPr>
        <w:spacing w:after="0" w:line="240" w:lineRule="auto"/>
        <w:ind w:left="720" w:hanging="720"/>
        <w:rPr>
          <w:rFonts w:ascii="Calibri" w:hAnsi="Calibri" w:cs="Calibri"/>
          <w:noProof/>
          <w:szCs w:val="24"/>
        </w:rPr>
      </w:pPr>
      <w:bookmarkStart w:id="30" w:name="_ENREF_13"/>
      <w:r w:rsidRPr="00A96B4E">
        <w:rPr>
          <w:rFonts w:ascii="Calibri" w:hAnsi="Calibri" w:cs="Calibri"/>
          <w:noProof/>
          <w:szCs w:val="24"/>
        </w:rPr>
        <w:t>Jeffrey, K. M., I. M. Côté, J. R. Irvine, and J. D. Reynolds. 2017. Changes in body size of Canadian Pacific salmon over six decades. Canadian Journal of Fisheries and Aquatic Sciences 74:191-201.</w:t>
      </w:r>
      <w:bookmarkEnd w:id="30"/>
    </w:p>
    <w:p w14:paraId="691EDB25" w14:textId="77777777" w:rsidR="00A96B4E" w:rsidRPr="00A96B4E" w:rsidRDefault="00A96B4E" w:rsidP="00A96B4E">
      <w:pPr>
        <w:spacing w:after="0" w:line="240" w:lineRule="auto"/>
        <w:ind w:left="720" w:hanging="720"/>
        <w:rPr>
          <w:rFonts w:ascii="Calibri" w:hAnsi="Calibri" w:cs="Calibri"/>
          <w:noProof/>
          <w:szCs w:val="24"/>
        </w:rPr>
      </w:pPr>
      <w:bookmarkStart w:id="31" w:name="_ENREF_14"/>
      <w:r w:rsidRPr="00A96B4E">
        <w:rPr>
          <w:rFonts w:ascii="Calibri" w:hAnsi="Calibri" w:cs="Calibri"/>
          <w:noProof/>
          <w:szCs w:val="24"/>
        </w:rPr>
        <w:t>Jensen, H. M. 1948. Puget Sound salmon investigation. Washington Department of Fisheries.</w:t>
      </w:r>
      <w:bookmarkEnd w:id="31"/>
    </w:p>
    <w:p w14:paraId="617B6A0B" w14:textId="77777777" w:rsidR="00A96B4E" w:rsidRPr="00A96B4E" w:rsidRDefault="00A96B4E" w:rsidP="00A96B4E">
      <w:pPr>
        <w:spacing w:after="0" w:line="240" w:lineRule="auto"/>
        <w:ind w:left="720" w:hanging="720"/>
        <w:rPr>
          <w:rFonts w:ascii="Calibri" w:hAnsi="Calibri" w:cs="Calibri"/>
          <w:noProof/>
          <w:szCs w:val="24"/>
        </w:rPr>
      </w:pPr>
      <w:bookmarkStart w:id="32" w:name="_ENREF_15"/>
      <w:r w:rsidRPr="00A96B4E">
        <w:rPr>
          <w:rFonts w:ascii="Calibri" w:hAnsi="Calibri" w:cs="Calibri"/>
          <w:noProof/>
          <w:szCs w:val="24"/>
        </w:rPr>
        <w:t>Jordan, D. S., and B. W. Evermann. 1896. The Fishes of North and Middle America. Smithsonian Institution, Washington, D. C.</w:t>
      </w:r>
      <w:bookmarkEnd w:id="32"/>
    </w:p>
    <w:p w14:paraId="7B7611FA" w14:textId="77777777" w:rsidR="00A96B4E" w:rsidRPr="00A96B4E" w:rsidRDefault="00A96B4E" w:rsidP="00A96B4E">
      <w:pPr>
        <w:spacing w:after="0" w:line="240" w:lineRule="auto"/>
        <w:ind w:left="720" w:hanging="720"/>
        <w:rPr>
          <w:rFonts w:ascii="Calibri" w:hAnsi="Calibri" w:cs="Calibri"/>
          <w:noProof/>
          <w:szCs w:val="24"/>
        </w:rPr>
      </w:pPr>
      <w:bookmarkStart w:id="33" w:name="_ENREF_16"/>
      <w:r w:rsidRPr="00A96B4E">
        <w:rPr>
          <w:rFonts w:ascii="Calibri" w:hAnsi="Calibri" w:cs="Calibri"/>
          <w:noProof/>
          <w:szCs w:val="24"/>
        </w:rPr>
        <w:t>Kagley, A. N., J. M. Smith, K. L. Fresh, K. E. Frick, and T. P. Quinn. 2017. Residency, partial migration, and late egress of sub-adult Chinook salmon (</w:t>
      </w:r>
      <w:r w:rsidRPr="00A96B4E">
        <w:rPr>
          <w:rFonts w:ascii="Calibri" w:hAnsi="Calibri" w:cs="Calibri"/>
          <w:i/>
          <w:noProof/>
          <w:szCs w:val="24"/>
        </w:rPr>
        <w:t>Oncorhynchus tshawytscha</w:t>
      </w:r>
      <w:r w:rsidRPr="00A96B4E">
        <w:rPr>
          <w:rFonts w:ascii="Calibri" w:hAnsi="Calibri" w:cs="Calibri"/>
          <w:noProof/>
          <w:szCs w:val="24"/>
        </w:rPr>
        <w:t>) and comparisons with coho salmon (</w:t>
      </w:r>
      <w:r w:rsidRPr="00A96B4E">
        <w:rPr>
          <w:rFonts w:ascii="Calibri" w:hAnsi="Calibri" w:cs="Calibri"/>
          <w:i/>
          <w:noProof/>
          <w:szCs w:val="24"/>
        </w:rPr>
        <w:t>O. kisutch</w:t>
      </w:r>
      <w:r w:rsidRPr="00A96B4E">
        <w:rPr>
          <w:rFonts w:ascii="Calibri" w:hAnsi="Calibri" w:cs="Calibri"/>
          <w:noProof/>
          <w:szCs w:val="24"/>
        </w:rPr>
        <w:t>) in Puget Sound, Washington. Fishery Bulletin 115:544-555.</w:t>
      </w:r>
      <w:bookmarkEnd w:id="33"/>
    </w:p>
    <w:p w14:paraId="79D82CDE" w14:textId="77777777" w:rsidR="00A96B4E" w:rsidRPr="00A96B4E" w:rsidRDefault="00A96B4E" w:rsidP="00A96B4E">
      <w:pPr>
        <w:spacing w:after="0" w:line="240" w:lineRule="auto"/>
        <w:ind w:left="720" w:hanging="720"/>
        <w:rPr>
          <w:rFonts w:ascii="Calibri" w:hAnsi="Calibri" w:cs="Calibri"/>
          <w:noProof/>
          <w:szCs w:val="24"/>
        </w:rPr>
      </w:pPr>
      <w:bookmarkStart w:id="34" w:name="_ENREF_17"/>
      <w:r w:rsidRPr="00A96B4E">
        <w:rPr>
          <w:rFonts w:ascii="Calibri" w:hAnsi="Calibri" w:cs="Calibri"/>
          <w:noProof/>
          <w:szCs w:val="24"/>
        </w:rPr>
        <w:t xml:space="preserve">Lewis, B., W. S. Grant, R. E. Brenner, and T. Hamazaki. 2015. Changes in size and age of Chinook salmon </w:t>
      </w:r>
      <w:r w:rsidRPr="00A96B4E">
        <w:rPr>
          <w:rFonts w:ascii="Calibri" w:hAnsi="Calibri" w:cs="Calibri"/>
          <w:i/>
          <w:noProof/>
          <w:szCs w:val="24"/>
        </w:rPr>
        <w:t>Oncorhynchus tshawytscha</w:t>
      </w:r>
      <w:r w:rsidRPr="00A96B4E">
        <w:rPr>
          <w:rFonts w:ascii="Calibri" w:hAnsi="Calibri" w:cs="Calibri"/>
          <w:noProof/>
          <w:szCs w:val="24"/>
        </w:rPr>
        <w:t xml:space="preserve"> returning to Alaska. PLoS ONE 10(6):e0130184.</w:t>
      </w:r>
      <w:bookmarkEnd w:id="34"/>
    </w:p>
    <w:p w14:paraId="61197B9E" w14:textId="77777777" w:rsidR="00A96B4E" w:rsidRPr="00A96B4E" w:rsidRDefault="00A96B4E" w:rsidP="00A96B4E">
      <w:pPr>
        <w:spacing w:after="0" w:line="240" w:lineRule="auto"/>
        <w:ind w:left="720" w:hanging="720"/>
        <w:rPr>
          <w:rFonts w:ascii="Calibri" w:hAnsi="Calibri" w:cs="Calibri"/>
          <w:noProof/>
          <w:szCs w:val="24"/>
        </w:rPr>
      </w:pPr>
      <w:bookmarkStart w:id="35" w:name="_ENREF_18"/>
      <w:r w:rsidRPr="00A96B4E">
        <w:rPr>
          <w:rFonts w:ascii="Calibri" w:hAnsi="Calibri" w:cs="Calibri"/>
          <w:noProof/>
          <w:szCs w:val="24"/>
        </w:rPr>
        <w:t>Losee, J. P., N. W. Kendall, and A. Dufault. 2019. Changing salmon: an analysis of body mass, abundance, survival, and productivity trends across 45 years in Puget Sound. Fish and Fisheries 20:934-951.</w:t>
      </w:r>
      <w:bookmarkEnd w:id="35"/>
    </w:p>
    <w:p w14:paraId="39B3601A" w14:textId="77777777" w:rsidR="00A96B4E" w:rsidRPr="00A96B4E" w:rsidRDefault="00A96B4E" w:rsidP="00A96B4E">
      <w:pPr>
        <w:spacing w:after="0" w:line="240" w:lineRule="auto"/>
        <w:ind w:left="720" w:hanging="720"/>
        <w:rPr>
          <w:rFonts w:ascii="Calibri" w:hAnsi="Calibri" w:cs="Calibri"/>
          <w:noProof/>
          <w:szCs w:val="24"/>
        </w:rPr>
      </w:pPr>
      <w:bookmarkStart w:id="36" w:name="_ENREF_19"/>
      <w:r w:rsidRPr="00A96B4E">
        <w:rPr>
          <w:rFonts w:ascii="Calibri" w:hAnsi="Calibri" w:cs="Calibri"/>
          <w:noProof/>
          <w:szCs w:val="24"/>
        </w:rPr>
        <w:t>Millner, R. S., and C. L. Whiting. 1996. Long-term changes in growth and population abundance of sole in the North Sea from 1940 to the present. ICES Journal of Marine Science 53:1185–1195.</w:t>
      </w:r>
      <w:bookmarkEnd w:id="36"/>
    </w:p>
    <w:p w14:paraId="49EBA519" w14:textId="77777777" w:rsidR="00A96B4E" w:rsidRPr="00A96B4E" w:rsidRDefault="00A96B4E" w:rsidP="00A96B4E">
      <w:pPr>
        <w:spacing w:after="0" w:line="240" w:lineRule="auto"/>
        <w:ind w:left="720" w:hanging="720"/>
        <w:rPr>
          <w:rFonts w:ascii="Calibri" w:hAnsi="Calibri" w:cs="Calibri"/>
          <w:noProof/>
          <w:szCs w:val="24"/>
        </w:rPr>
      </w:pPr>
      <w:bookmarkStart w:id="37" w:name="_ENREF_20"/>
      <w:r w:rsidRPr="00A96B4E">
        <w:rPr>
          <w:rFonts w:ascii="Calibri" w:hAnsi="Calibri" w:cs="Calibri"/>
          <w:noProof/>
          <w:szCs w:val="24"/>
        </w:rPr>
        <w:lastRenderedPageBreak/>
        <w:t>Milne, D. J. 1950. The difference in the growth rate of coho salmon on the east and west coasts of Vancouver Island in 1950. Fisheries Research Board of Canada, Progress Report of the Pacific Coast Stations 85:80-82.</w:t>
      </w:r>
      <w:bookmarkEnd w:id="37"/>
    </w:p>
    <w:p w14:paraId="5977A4BA" w14:textId="77777777" w:rsidR="00A96B4E" w:rsidRPr="00A96B4E" w:rsidRDefault="00A96B4E" w:rsidP="00A96B4E">
      <w:pPr>
        <w:spacing w:after="0" w:line="240" w:lineRule="auto"/>
        <w:ind w:left="720" w:hanging="720"/>
        <w:rPr>
          <w:rFonts w:ascii="Calibri" w:hAnsi="Calibri" w:cs="Calibri"/>
          <w:noProof/>
          <w:szCs w:val="24"/>
        </w:rPr>
      </w:pPr>
      <w:bookmarkStart w:id="38" w:name="_ENREF_21"/>
      <w:r w:rsidRPr="00A96B4E">
        <w:rPr>
          <w:rFonts w:ascii="Calibri" w:hAnsi="Calibri" w:cs="Calibri"/>
          <w:noProof/>
          <w:szCs w:val="24"/>
        </w:rPr>
        <w:t>Norris, J. G., S.-Y. Hyun, and J. J. Anderson. 2000. Ocean distribution of Columbia River upriver bright fall chinook salmon stocks. North Pacific Anadromous Fish Commission Bulletin 2:221-232.</w:t>
      </w:r>
      <w:bookmarkEnd w:id="38"/>
    </w:p>
    <w:p w14:paraId="30DCD384" w14:textId="77777777" w:rsidR="00A96B4E" w:rsidRPr="00A96B4E" w:rsidRDefault="00A96B4E" w:rsidP="00A96B4E">
      <w:pPr>
        <w:spacing w:after="0" w:line="240" w:lineRule="auto"/>
        <w:ind w:left="720" w:hanging="720"/>
        <w:rPr>
          <w:rFonts w:ascii="Calibri" w:hAnsi="Calibri" w:cs="Calibri"/>
          <w:noProof/>
          <w:szCs w:val="24"/>
        </w:rPr>
      </w:pPr>
      <w:bookmarkStart w:id="39" w:name="_ENREF_22"/>
      <w:r w:rsidRPr="00A96B4E">
        <w:rPr>
          <w:rFonts w:ascii="Calibri" w:hAnsi="Calibri" w:cs="Calibri"/>
          <w:noProof/>
          <w:szCs w:val="24"/>
        </w:rPr>
        <w:t>Ohlberger, J., E. J. Ward, D. E. Schindler, and B. Lewis. 2018. Demographic changes in Chinook salmon across the Northeast Pacific Ocean. Fish and Fisheries 19:533-546.</w:t>
      </w:r>
      <w:bookmarkEnd w:id="39"/>
    </w:p>
    <w:p w14:paraId="1FE6677D" w14:textId="77777777" w:rsidR="00A96B4E" w:rsidRPr="00A96B4E" w:rsidRDefault="00A96B4E" w:rsidP="00A96B4E">
      <w:pPr>
        <w:spacing w:after="0" w:line="240" w:lineRule="auto"/>
        <w:ind w:left="720" w:hanging="720"/>
        <w:rPr>
          <w:rFonts w:ascii="Calibri" w:hAnsi="Calibri" w:cs="Calibri"/>
          <w:noProof/>
          <w:szCs w:val="24"/>
        </w:rPr>
      </w:pPr>
      <w:bookmarkStart w:id="40" w:name="_ENREF_23"/>
      <w:r w:rsidRPr="00A96B4E">
        <w:rPr>
          <w:rFonts w:ascii="Calibri" w:hAnsi="Calibri" w:cs="Calibri"/>
          <w:noProof/>
          <w:szCs w:val="24"/>
        </w:rPr>
        <w:t>Oke, K. B., and coauthors. 2020. Recent declines in salmon body size impact ecosystems and fisheries. Nature Communications.</w:t>
      </w:r>
      <w:bookmarkEnd w:id="40"/>
    </w:p>
    <w:p w14:paraId="7546F385" w14:textId="77777777" w:rsidR="00A96B4E" w:rsidRPr="00A96B4E" w:rsidRDefault="00A96B4E" w:rsidP="00A96B4E">
      <w:pPr>
        <w:spacing w:after="0" w:line="240" w:lineRule="auto"/>
        <w:ind w:left="720" w:hanging="720"/>
        <w:rPr>
          <w:rFonts w:ascii="Calibri" w:hAnsi="Calibri" w:cs="Calibri"/>
          <w:noProof/>
          <w:szCs w:val="24"/>
        </w:rPr>
      </w:pPr>
      <w:bookmarkStart w:id="41" w:name="_ENREF_24"/>
      <w:r w:rsidRPr="00A96B4E">
        <w:rPr>
          <w:rFonts w:ascii="Calibri" w:hAnsi="Calibri" w:cs="Calibri"/>
          <w:noProof/>
          <w:szCs w:val="24"/>
        </w:rPr>
        <w:t>Pressey, R. T. 1953. The sport fishery for salmon on Puget Sound. Fisheries Research Papers, Washington Department of Fisheries 1(1):33-48.</w:t>
      </w:r>
      <w:bookmarkEnd w:id="41"/>
    </w:p>
    <w:p w14:paraId="44FEBC08" w14:textId="77777777" w:rsidR="00A96B4E" w:rsidRPr="00A96B4E" w:rsidRDefault="00A96B4E" w:rsidP="00A96B4E">
      <w:pPr>
        <w:spacing w:after="0" w:line="240" w:lineRule="auto"/>
        <w:ind w:left="720" w:hanging="720"/>
        <w:rPr>
          <w:rFonts w:ascii="Calibri" w:hAnsi="Calibri" w:cs="Calibri"/>
          <w:noProof/>
          <w:szCs w:val="24"/>
        </w:rPr>
      </w:pPr>
      <w:bookmarkStart w:id="42" w:name="_ENREF_25"/>
      <w:r w:rsidRPr="00A96B4E">
        <w:rPr>
          <w:rFonts w:ascii="Calibri" w:hAnsi="Calibri" w:cs="Calibri"/>
          <w:noProof/>
          <w:szCs w:val="24"/>
        </w:rPr>
        <w:t>Pyper, B. J., and R. M. Peterman. 1999. Relationship among adult body length, abundance, and ocean temperature for British Columbia and Alaska sockeye salmon (</w:t>
      </w:r>
      <w:r w:rsidRPr="00A96B4E">
        <w:rPr>
          <w:rFonts w:ascii="Calibri" w:hAnsi="Calibri" w:cs="Calibri"/>
          <w:i/>
          <w:noProof/>
          <w:szCs w:val="24"/>
        </w:rPr>
        <w:t>Oncorhynchus nerka</w:t>
      </w:r>
      <w:r w:rsidRPr="00A96B4E">
        <w:rPr>
          <w:rFonts w:ascii="Calibri" w:hAnsi="Calibri" w:cs="Calibri"/>
          <w:noProof/>
          <w:szCs w:val="24"/>
        </w:rPr>
        <w:t>), 1967-1997. Canadian Journal of Fisheries and Aquatic Sciences 56:1716-1720.</w:t>
      </w:r>
      <w:bookmarkEnd w:id="42"/>
    </w:p>
    <w:p w14:paraId="03CE409A" w14:textId="77777777" w:rsidR="00A96B4E" w:rsidRPr="00A96B4E" w:rsidRDefault="00A96B4E" w:rsidP="00A96B4E">
      <w:pPr>
        <w:spacing w:after="0" w:line="240" w:lineRule="auto"/>
        <w:ind w:left="720" w:hanging="720"/>
        <w:rPr>
          <w:rFonts w:ascii="Calibri" w:hAnsi="Calibri" w:cs="Calibri"/>
          <w:noProof/>
          <w:szCs w:val="24"/>
        </w:rPr>
      </w:pPr>
      <w:bookmarkStart w:id="43" w:name="_ENREF_26"/>
      <w:r w:rsidRPr="00A96B4E">
        <w:rPr>
          <w:rFonts w:ascii="Calibri" w:hAnsi="Calibri" w:cs="Calibri"/>
          <w:noProof/>
          <w:szCs w:val="24"/>
        </w:rPr>
        <w:t>Quinn, T. P. 2018. The Behavior and Ecology of Pacific Salmon and Trout, second edition. University of Washington Press, Seattle.</w:t>
      </w:r>
      <w:bookmarkEnd w:id="43"/>
    </w:p>
    <w:p w14:paraId="40D87E79" w14:textId="77777777" w:rsidR="00A96B4E" w:rsidRPr="00A96B4E" w:rsidRDefault="00A96B4E" w:rsidP="00A96B4E">
      <w:pPr>
        <w:spacing w:after="0" w:line="240" w:lineRule="auto"/>
        <w:ind w:left="720" w:hanging="720"/>
        <w:rPr>
          <w:rFonts w:ascii="Calibri" w:hAnsi="Calibri" w:cs="Calibri"/>
          <w:noProof/>
          <w:szCs w:val="24"/>
        </w:rPr>
      </w:pPr>
      <w:bookmarkStart w:id="44" w:name="_ENREF_27"/>
      <w:r w:rsidRPr="00A96B4E">
        <w:rPr>
          <w:rFonts w:ascii="Calibri" w:hAnsi="Calibri" w:cs="Calibri"/>
          <w:noProof/>
          <w:szCs w:val="24"/>
        </w:rPr>
        <w:t>Quinn, T. P. 2021. Differential migration in Pacific salmon and trout: Patterns and hypotheses. Animal Migration 8:1-18.</w:t>
      </w:r>
      <w:bookmarkEnd w:id="44"/>
    </w:p>
    <w:p w14:paraId="51F146C9" w14:textId="77777777" w:rsidR="00A96B4E" w:rsidRPr="00A96B4E" w:rsidRDefault="00A96B4E" w:rsidP="00A96B4E">
      <w:pPr>
        <w:spacing w:after="0" w:line="240" w:lineRule="auto"/>
        <w:ind w:left="720" w:hanging="720"/>
        <w:rPr>
          <w:rFonts w:ascii="Calibri" w:hAnsi="Calibri" w:cs="Calibri"/>
          <w:noProof/>
          <w:szCs w:val="24"/>
        </w:rPr>
      </w:pPr>
      <w:bookmarkStart w:id="45" w:name="_ENREF_28"/>
      <w:r w:rsidRPr="00A96B4E">
        <w:rPr>
          <w:rFonts w:ascii="Calibri" w:hAnsi="Calibri" w:cs="Calibri"/>
          <w:noProof/>
          <w:szCs w:val="24"/>
        </w:rPr>
        <w:t>Quinn, T. P., and J. P. Losee. in review. Diverse and changing use of the Salish Sea by Pacific salmon, trout, and char. Canadian Journal of Fisheries and Aquatic Sciences.</w:t>
      </w:r>
      <w:bookmarkEnd w:id="45"/>
    </w:p>
    <w:p w14:paraId="18ACB36A" w14:textId="77777777" w:rsidR="00A96B4E" w:rsidRPr="00A96B4E" w:rsidRDefault="00A96B4E" w:rsidP="00A96B4E">
      <w:pPr>
        <w:spacing w:after="0" w:line="240" w:lineRule="auto"/>
        <w:ind w:left="720" w:hanging="720"/>
        <w:rPr>
          <w:rFonts w:ascii="Calibri" w:hAnsi="Calibri" w:cs="Calibri"/>
          <w:noProof/>
          <w:szCs w:val="24"/>
        </w:rPr>
      </w:pPr>
      <w:bookmarkStart w:id="46" w:name="_ENREF_29"/>
      <w:r w:rsidRPr="00A96B4E">
        <w:rPr>
          <w:rFonts w:ascii="Calibri" w:hAnsi="Calibri" w:cs="Calibri"/>
          <w:noProof/>
          <w:szCs w:val="24"/>
        </w:rPr>
        <w:t>Quinn, T. P., P. McGinnity, and T. F. Cross. 2006. Long-term declines in body size and shifts in run timing of Atlantic salmon in Ireland. Journal of Fish Biology 68:1713-1730.</w:t>
      </w:r>
      <w:bookmarkEnd w:id="46"/>
    </w:p>
    <w:p w14:paraId="64F4CCAF" w14:textId="77777777" w:rsidR="00A96B4E" w:rsidRPr="00A96B4E" w:rsidRDefault="00A96B4E" w:rsidP="00A96B4E">
      <w:pPr>
        <w:spacing w:after="0" w:line="240" w:lineRule="auto"/>
        <w:ind w:left="720" w:hanging="720"/>
        <w:rPr>
          <w:rFonts w:ascii="Calibri" w:hAnsi="Calibri" w:cs="Calibri"/>
          <w:noProof/>
          <w:szCs w:val="24"/>
        </w:rPr>
      </w:pPr>
      <w:bookmarkStart w:id="47" w:name="_ENREF_30"/>
      <w:r w:rsidRPr="00A96B4E">
        <w:rPr>
          <w:rFonts w:ascii="Calibri" w:hAnsi="Calibri" w:cs="Calibri"/>
          <w:noProof/>
          <w:szCs w:val="24"/>
        </w:rPr>
        <w:t>Richards, R. A., and P. J. Rago. 1999. A case history of effective fishery management: Chesapeake Bay striped bass. North American Journal of Fisheries Management 19:356-375.</w:t>
      </w:r>
      <w:bookmarkEnd w:id="47"/>
    </w:p>
    <w:p w14:paraId="787DA0D7" w14:textId="77777777" w:rsidR="00A96B4E" w:rsidRPr="00A96B4E" w:rsidRDefault="00A96B4E" w:rsidP="00A96B4E">
      <w:pPr>
        <w:spacing w:after="0" w:line="240" w:lineRule="auto"/>
        <w:ind w:left="720" w:hanging="720"/>
        <w:rPr>
          <w:rFonts w:ascii="Calibri" w:hAnsi="Calibri" w:cs="Calibri"/>
          <w:noProof/>
          <w:szCs w:val="24"/>
        </w:rPr>
      </w:pPr>
      <w:bookmarkStart w:id="48" w:name="_ENREF_31"/>
      <w:r w:rsidRPr="00A96B4E">
        <w:rPr>
          <w:rFonts w:ascii="Calibri" w:hAnsi="Calibri" w:cs="Calibri"/>
          <w:noProof/>
          <w:szCs w:val="24"/>
        </w:rPr>
        <w:t>Ricker, W. E. 1980. Causes of the decrease in age and size of chinook salmon (</w:t>
      </w:r>
      <w:r w:rsidRPr="00A96B4E">
        <w:rPr>
          <w:rFonts w:ascii="Calibri" w:hAnsi="Calibri" w:cs="Calibri"/>
          <w:i/>
          <w:noProof/>
          <w:szCs w:val="24"/>
        </w:rPr>
        <w:t>Oncorhynchus tshawytscha</w:t>
      </w:r>
      <w:r w:rsidRPr="00A96B4E">
        <w:rPr>
          <w:rFonts w:ascii="Calibri" w:hAnsi="Calibri" w:cs="Calibri"/>
          <w:noProof/>
          <w:szCs w:val="24"/>
        </w:rPr>
        <w:t>). Canadian Technical Report of Fisheries and Aquatic Sciences 944:1-25.</w:t>
      </w:r>
      <w:bookmarkEnd w:id="48"/>
    </w:p>
    <w:p w14:paraId="3F8AA30F" w14:textId="77777777" w:rsidR="00A96B4E" w:rsidRPr="00A96B4E" w:rsidRDefault="00A96B4E" w:rsidP="00A96B4E">
      <w:pPr>
        <w:spacing w:after="0" w:line="240" w:lineRule="auto"/>
        <w:ind w:left="720" w:hanging="720"/>
        <w:rPr>
          <w:rFonts w:ascii="Calibri" w:hAnsi="Calibri" w:cs="Calibri"/>
          <w:noProof/>
          <w:szCs w:val="24"/>
        </w:rPr>
      </w:pPr>
      <w:bookmarkStart w:id="49" w:name="_ENREF_32"/>
      <w:r w:rsidRPr="00A96B4E">
        <w:rPr>
          <w:rFonts w:ascii="Calibri" w:hAnsi="Calibri" w:cs="Calibri"/>
          <w:noProof/>
          <w:szCs w:val="24"/>
        </w:rPr>
        <w:t>Ricker, W. E. 1981. Changes in the average size and average age of Pacific salmon. Canadian Journal of Fisheries and Aquatic Sciences 38:1636-1656.</w:t>
      </w:r>
      <w:bookmarkEnd w:id="49"/>
    </w:p>
    <w:p w14:paraId="33788F13" w14:textId="77777777" w:rsidR="00A96B4E" w:rsidRPr="00A96B4E" w:rsidRDefault="00A96B4E" w:rsidP="00A96B4E">
      <w:pPr>
        <w:spacing w:after="0" w:line="240" w:lineRule="auto"/>
        <w:ind w:left="720" w:hanging="720"/>
        <w:rPr>
          <w:rFonts w:ascii="Calibri" w:hAnsi="Calibri" w:cs="Calibri"/>
          <w:noProof/>
          <w:szCs w:val="24"/>
        </w:rPr>
      </w:pPr>
      <w:bookmarkStart w:id="50" w:name="_ENREF_33"/>
      <w:r w:rsidRPr="00A96B4E">
        <w:rPr>
          <w:rFonts w:ascii="Calibri" w:hAnsi="Calibri" w:cs="Calibri"/>
          <w:noProof/>
          <w:szCs w:val="24"/>
        </w:rPr>
        <w:t>Ricker, W. E. 1995. Trends in the average size of Pacific salmon in Canadian catches. Canadian Special Publication of Fisheries and Aquatic Sciences 121:593-602.</w:t>
      </w:r>
      <w:bookmarkEnd w:id="50"/>
    </w:p>
    <w:p w14:paraId="5C0F0F09" w14:textId="77777777" w:rsidR="00A96B4E" w:rsidRPr="00A96B4E" w:rsidRDefault="00A96B4E" w:rsidP="00A96B4E">
      <w:pPr>
        <w:spacing w:after="0" w:line="240" w:lineRule="auto"/>
        <w:ind w:left="720" w:hanging="720"/>
        <w:rPr>
          <w:rFonts w:ascii="Calibri" w:hAnsi="Calibri" w:cs="Calibri"/>
          <w:noProof/>
          <w:szCs w:val="24"/>
        </w:rPr>
      </w:pPr>
      <w:bookmarkStart w:id="51" w:name="_ENREF_34"/>
      <w:r w:rsidRPr="00A96B4E">
        <w:rPr>
          <w:rFonts w:ascii="Calibri" w:hAnsi="Calibri" w:cs="Calibri"/>
          <w:noProof/>
          <w:szCs w:val="24"/>
        </w:rPr>
        <w:t xml:space="preserve">Riddell, B. R., and coauthors. 2018. Ocean ecology of Chinook Salmon. Pages 555-696 </w:t>
      </w:r>
      <w:r w:rsidRPr="00A96B4E">
        <w:rPr>
          <w:rFonts w:ascii="Calibri" w:hAnsi="Calibri" w:cs="Calibri"/>
          <w:i/>
          <w:noProof/>
          <w:szCs w:val="24"/>
        </w:rPr>
        <w:t>in</w:t>
      </w:r>
      <w:r w:rsidRPr="00A96B4E">
        <w:rPr>
          <w:rFonts w:ascii="Calibri" w:hAnsi="Calibri" w:cs="Calibri"/>
          <w:noProof/>
          <w:szCs w:val="24"/>
        </w:rPr>
        <w:t xml:space="preserve"> R. J. Beamish, editor. The Ocean Ecology of Pacific Salmon and Trout. American Fisheries Society, Bethesda.</w:t>
      </w:r>
      <w:bookmarkEnd w:id="51"/>
    </w:p>
    <w:p w14:paraId="2A021353" w14:textId="77777777" w:rsidR="00A96B4E" w:rsidRPr="00A96B4E" w:rsidRDefault="00A96B4E" w:rsidP="00A96B4E">
      <w:pPr>
        <w:spacing w:after="0" w:line="240" w:lineRule="auto"/>
        <w:ind w:left="720" w:hanging="720"/>
        <w:rPr>
          <w:rFonts w:ascii="Calibri" w:hAnsi="Calibri" w:cs="Calibri"/>
          <w:noProof/>
          <w:szCs w:val="24"/>
        </w:rPr>
      </w:pPr>
      <w:bookmarkStart w:id="52" w:name="_ENREF_35"/>
      <w:r w:rsidRPr="00A96B4E">
        <w:rPr>
          <w:rFonts w:ascii="Calibri" w:hAnsi="Calibri" w:cs="Calibri"/>
          <w:noProof/>
          <w:szCs w:val="24"/>
        </w:rPr>
        <w:t>Rogers, L. A., and coauthors. 2011. Climate and population density drive changes in cod body size throughout a century on the Norwegian coast. Proceedings of the National Academy of Sciences 108:1961–1966.</w:t>
      </w:r>
      <w:bookmarkEnd w:id="52"/>
    </w:p>
    <w:p w14:paraId="1E8D3D86" w14:textId="77777777" w:rsidR="00A96B4E" w:rsidRPr="00A96B4E" w:rsidRDefault="00A96B4E" w:rsidP="00A96B4E">
      <w:pPr>
        <w:spacing w:after="0" w:line="240" w:lineRule="auto"/>
        <w:ind w:left="720" w:hanging="720"/>
        <w:rPr>
          <w:rFonts w:ascii="Calibri" w:hAnsi="Calibri" w:cs="Calibri"/>
          <w:noProof/>
          <w:szCs w:val="24"/>
        </w:rPr>
      </w:pPr>
      <w:bookmarkStart w:id="53" w:name="_ENREF_36"/>
      <w:r w:rsidRPr="00A96B4E">
        <w:rPr>
          <w:rFonts w:ascii="Calibri" w:hAnsi="Calibri" w:cs="Calibri"/>
          <w:noProof/>
          <w:szCs w:val="24"/>
        </w:rPr>
        <w:t>Rohde, J., K. L. Fresh, and T. P. Quinn. 2014. Factors affecting partial migration in Puget Sound Coho Salmon (</w:t>
      </w:r>
      <w:r w:rsidRPr="00A96B4E">
        <w:rPr>
          <w:rFonts w:ascii="Calibri" w:hAnsi="Calibri" w:cs="Calibri"/>
          <w:i/>
          <w:noProof/>
          <w:szCs w:val="24"/>
        </w:rPr>
        <w:t>Oncorhynchus kisutch</w:t>
      </w:r>
      <w:r w:rsidRPr="00A96B4E">
        <w:rPr>
          <w:rFonts w:ascii="Calibri" w:hAnsi="Calibri" w:cs="Calibri"/>
          <w:noProof/>
          <w:szCs w:val="24"/>
        </w:rPr>
        <w:t>). North American Journal of Fisheries Management 34:559-570.</w:t>
      </w:r>
      <w:bookmarkEnd w:id="53"/>
    </w:p>
    <w:p w14:paraId="4D069854" w14:textId="77777777" w:rsidR="00A96B4E" w:rsidRPr="00A96B4E" w:rsidRDefault="00A96B4E" w:rsidP="00A96B4E">
      <w:pPr>
        <w:spacing w:after="0" w:line="240" w:lineRule="auto"/>
        <w:ind w:left="720" w:hanging="720"/>
        <w:rPr>
          <w:rFonts w:ascii="Calibri" w:hAnsi="Calibri" w:cs="Calibri"/>
          <w:noProof/>
          <w:szCs w:val="24"/>
        </w:rPr>
      </w:pPr>
      <w:bookmarkStart w:id="54" w:name="_ENREF_37"/>
      <w:r w:rsidRPr="00A96B4E">
        <w:rPr>
          <w:rFonts w:ascii="Calibri" w:hAnsi="Calibri" w:cs="Calibri"/>
          <w:noProof/>
          <w:szCs w:val="24"/>
        </w:rPr>
        <w:t>Scheuerell, M. D. 2005. Influence of juvenile size on the age at maturity of individually marked wild Chinook salmon. Transactions of the American Fisheries Society 134:999-1004.</w:t>
      </w:r>
      <w:bookmarkEnd w:id="54"/>
    </w:p>
    <w:p w14:paraId="7A23FF50" w14:textId="77777777" w:rsidR="00A96B4E" w:rsidRPr="00A96B4E" w:rsidRDefault="00A96B4E" w:rsidP="00A96B4E">
      <w:pPr>
        <w:spacing w:after="0" w:line="240" w:lineRule="auto"/>
        <w:ind w:left="720" w:hanging="720"/>
        <w:rPr>
          <w:rFonts w:ascii="Calibri" w:hAnsi="Calibri" w:cs="Calibri"/>
          <w:noProof/>
          <w:szCs w:val="24"/>
        </w:rPr>
      </w:pPr>
      <w:bookmarkStart w:id="55" w:name="_ENREF_38"/>
      <w:r w:rsidRPr="00A96B4E">
        <w:rPr>
          <w:rFonts w:ascii="Calibri" w:hAnsi="Calibri" w:cs="Calibri"/>
          <w:noProof/>
          <w:szCs w:val="24"/>
        </w:rPr>
        <w:t xml:space="preserve">Sharma, R., and T. P. Quinn. 2012. Linkages between life history type and migration pathways in freshwater and marine environments for Chinook salmon, </w:t>
      </w:r>
      <w:r w:rsidRPr="00A96B4E">
        <w:rPr>
          <w:rFonts w:ascii="Calibri" w:hAnsi="Calibri" w:cs="Calibri"/>
          <w:i/>
          <w:noProof/>
          <w:szCs w:val="24"/>
        </w:rPr>
        <w:t>Oncorhynchus tshawytscha</w:t>
      </w:r>
      <w:r w:rsidRPr="00A96B4E">
        <w:rPr>
          <w:rFonts w:ascii="Calibri" w:hAnsi="Calibri" w:cs="Calibri"/>
          <w:noProof/>
          <w:szCs w:val="24"/>
        </w:rPr>
        <w:t>. Acta Oecologica 41:1-13.</w:t>
      </w:r>
      <w:bookmarkEnd w:id="55"/>
    </w:p>
    <w:p w14:paraId="2F5A6A7C" w14:textId="77777777" w:rsidR="00A96B4E" w:rsidRPr="00A96B4E" w:rsidRDefault="00A96B4E" w:rsidP="00A96B4E">
      <w:pPr>
        <w:spacing w:after="0" w:line="240" w:lineRule="auto"/>
        <w:ind w:left="720" w:hanging="720"/>
        <w:rPr>
          <w:rFonts w:ascii="Calibri" w:hAnsi="Calibri" w:cs="Calibri"/>
          <w:noProof/>
          <w:szCs w:val="24"/>
        </w:rPr>
      </w:pPr>
      <w:bookmarkStart w:id="56" w:name="_ENREF_39"/>
      <w:r w:rsidRPr="00A96B4E">
        <w:rPr>
          <w:rFonts w:ascii="Calibri" w:hAnsi="Calibri" w:cs="Calibri"/>
          <w:noProof/>
          <w:szCs w:val="24"/>
        </w:rPr>
        <w:t>Sharpe, D. M. T., and A. P. Hendry. 2009. Life history changes in commercially exploited fish stocks: an analysis of trends across studies. Evolutionary Applications 2:260-275.</w:t>
      </w:r>
      <w:bookmarkEnd w:id="56"/>
    </w:p>
    <w:p w14:paraId="2FFF66C7" w14:textId="77777777" w:rsidR="00A96B4E" w:rsidRPr="00A96B4E" w:rsidRDefault="00A96B4E" w:rsidP="00A96B4E">
      <w:pPr>
        <w:spacing w:after="0" w:line="240" w:lineRule="auto"/>
        <w:ind w:left="720" w:hanging="720"/>
        <w:rPr>
          <w:rFonts w:ascii="Calibri" w:hAnsi="Calibri" w:cs="Calibri"/>
          <w:noProof/>
          <w:szCs w:val="24"/>
        </w:rPr>
      </w:pPr>
      <w:bookmarkStart w:id="57" w:name="_ENREF_40"/>
      <w:r w:rsidRPr="00A96B4E">
        <w:rPr>
          <w:rFonts w:ascii="Calibri" w:hAnsi="Calibri" w:cs="Calibri"/>
          <w:noProof/>
          <w:szCs w:val="24"/>
        </w:rPr>
        <w:t>Shearer, W. M. 1990. The Atlantic salmon (</w:t>
      </w:r>
      <w:r w:rsidRPr="00A96B4E">
        <w:rPr>
          <w:rFonts w:ascii="Calibri" w:hAnsi="Calibri" w:cs="Calibri"/>
          <w:i/>
          <w:noProof/>
          <w:szCs w:val="24"/>
        </w:rPr>
        <w:t>Salmo salar</w:t>
      </w:r>
      <w:r w:rsidRPr="00A96B4E">
        <w:rPr>
          <w:rFonts w:ascii="Calibri" w:hAnsi="Calibri" w:cs="Calibri"/>
          <w:noProof/>
          <w:szCs w:val="24"/>
        </w:rPr>
        <w:t xml:space="preserve"> L.) of the North Esk with particular reference to the relationship between river and sea age and time of return to home waters. Fisheries Research 10:93-123.</w:t>
      </w:r>
      <w:bookmarkEnd w:id="57"/>
    </w:p>
    <w:p w14:paraId="0389720A" w14:textId="77777777" w:rsidR="00A96B4E" w:rsidRPr="00A96B4E" w:rsidRDefault="00A96B4E" w:rsidP="00A96B4E">
      <w:pPr>
        <w:spacing w:after="0" w:line="240" w:lineRule="auto"/>
        <w:ind w:left="720" w:hanging="720"/>
        <w:rPr>
          <w:rFonts w:ascii="Calibri" w:hAnsi="Calibri" w:cs="Calibri"/>
          <w:noProof/>
          <w:szCs w:val="24"/>
        </w:rPr>
      </w:pPr>
      <w:bookmarkStart w:id="58" w:name="_ENREF_41"/>
      <w:r w:rsidRPr="00A96B4E">
        <w:rPr>
          <w:rFonts w:ascii="Calibri" w:hAnsi="Calibri" w:cs="Calibri"/>
          <w:noProof/>
          <w:szCs w:val="24"/>
        </w:rPr>
        <w:lastRenderedPageBreak/>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58"/>
    </w:p>
    <w:p w14:paraId="04AE2E9A" w14:textId="77777777" w:rsidR="00A96B4E" w:rsidRPr="00A96B4E" w:rsidRDefault="00A96B4E" w:rsidP="00A96B4E">
      <w:pPr>
        <w:spacing w:after="0" w:line="240" w:lineRule="auto"/>
        <w:ind w:left="720" w:hanging="720"/>
        <w:rPr>
          <w:rFonts w:ascii="Calibri" w:hAnsi="Calibri" w:cs="Calibri"/>
          <w:noProof/>
          <w:szCs w:val="24"/>
        </w:rPr>
      </w:pPr>
      <w:bookmarkStart w:id="59" w:name="_ENREF_42"/>
      <w:r w:rsidRPr="00A96B4E">
        <w:rPr>
          <w:rFonts w:ascii="Calibri" w:hAnsi="Calibri" w:cs="Calibri"/>
          <w:noProof/>
          <w:szCs w:val="24"/>
        </w:rPr>
        <w:t xml:space="preserve">Summers, D. W. 1995. Long-term changes in the sea-age at maturity and seasonal time of return of salmon, </w:t>
      </w:r>
      <w:r w:rsidRPr="00A96B4E">
        <w:rPr>
          <w:rFonts w:ascii="Calibri" w:hAnsi="Calibri" w:cs="Calibri"/>
          <w:i/>
          <w:noProof/>
          <w:szCs w:val="24"/>
        </w:rPr>
        <w:t>Salmo salar</w:t>
      </w:r>
      <w:r w:rsidRPr="00A96B4E">
        <w:rPr>
          <w:rFonts w:ascii="Calibri" w:hAnsi="Calibri" w:cs="Calibri"/>
          <w:noProof/>
          <w:szCs w:val="24"/>
        </w:rPr>
        <w:t xml:space="preserve"> L., to Scottish rivers. Fisheries Management and Ecology 2:147-155.</w:t>
      </w:r>
      <w:bookmarkEnd w:id="59"/>
    </w:p>
    <w:p w14:paraId="1042E34B" w14:textId="77777777" w:rsidR="00A96B4E" w:rsidRPr="00A96B4E" w:rsidRDefault="00A96B4E" w:rsidP="00A96B4E">
      <w:pPr>
        <w:spacing w:after="0" w:line="240" w:lineRule="auto"/>
        <w:ind w:left="720" w:hanging="720"/>
        <w:rPr>
          <w:rFonts w:ascii="Calibri" w:hAnsi="Calibri" w:cs="Calibri"/>
          <w:noProof/>
          <w:szCs w:val="24"/>
        </w:rPr>
      </w:pPr>
      <w:bookmarkStart w:id="60" w:name="_ENREF_43"/>
      <w:r w:rsidRPr="00A96B4E">
        <w:rPr>
          <w:rFonts w:ascii="Calibri" w:hAnsi="Calibri" w:cs="Calibri"/>
          <w:noProof/>
          <w:szCs w:val="24"/>
        </w:rPr>
        <w:t>Swain, D. P., A. F. Sinclair, and J. M. Hanson. 2007. Evolutionary response to size-selective mortality in an exploited fish population. Proceedings of the Royal Society B 274:1015-1022.</w:t>
      </w:r>
      <w:bookmarkEnd w:id="60"/>
    </w:p>
    <w:p w14:paraId="1F01A84A" w14:textId="77777777" w:rsidR="00A96B4E" w:rsidRPr="00A96B4E" w:rsidRDefault="00A96B4E" w:rsidP="00A96B4E">
      <w:pPr>
        <w:spacing w:after="0" w:line="240" w:lineRule="auto"/>
        <w:ind w:left="720" w:hanging="720"/>
        <w:rPr>
          <w:rFonts w:ascii="Calibri" w:hAnsi="Calibri" w:cs="Calibri"/>
          <w:noProof/>
          <w:szCs w:val="24"/>
        </w:rPr>
      </w:pPr>
      <w:bookmarkStart w:id="61" w:name="_ENREF_44"/>
      <w:r w:rsidRPr="00A96B4E">
        <w:rPr>
          <w:rFonts w:ascii="Calibri" w:hAnsi="Calibri" w:cs="Calibr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61"/>
    </w:p>
    <w:p w14:paraId="63BC88D8" w14:textId="77777777" w:rsidR="00A96B4E" w:rsidRPr="00A96B4E" w:rsidRDefault="00A96B4E" w:rsidP="00A96B4E">
      <w:pPr>
        <w:spacing w:after="0" w:line="240" w:lineRule="auto"/>
        <w:ind w:left="720" w:hanging="720"/>
        <w:rPr>
          <w:rFonts w:ascii="Calibri" w:hAnsi="Calibri" w:cs="Calibri"/>
          <w:noProof/>
          <w:szCs w:val="24"/>
        </w:rPr>
      </w:pPr>
      <w:bookmarkStart w:id="62" w:name="_ENREF_45"/>
      <w:r w:rsidRPr="00A96B4E">
        <w:rPr>
          <w:rFonts w:ascii="Calibri" w:hAnsi="Calibri" w:cs="Calibri"/>
          <w:noProof/>
          <w:szCs w:val="24"/>
        </w:rPr>
        <w:t>Weitkamp, L. 2012. Marine distributions of coho and Chinook salmon inferred from coded wire tag recoveries. American Fisheries Society Symposium 76:191-214.</w:t>
      </w:r>
      <w:bookmarkEnd w:id="62"/>
    </w:p>
    <w:p w14:paraId="465BAA1B" w14:textId="77777777" w:rsidR="00A96B4E" w:rsidRPr="00A96B4E" w:rsidRDefault="00A96B4E" w:rsidP="00A96B4E">
      <w:pPr>
        <w:spacing w:after="0" w:line="240" w:lineRule="auto"/>
        <w:ind w:left="720" w:hanging="720"/>
        <w:rPr>
          <w:rFonts w:ascii="Calibri" w:hAnsi="Calibri" w:cs="Calibri"/>
          <w:noProof/>
          <w:szCs w:val="24"/>
        </w:rPr>
      </w:pPr>
      <w:bookmarkStart w:id="63" w:name="_ENREF_46"/>
      <w:r w:rsidRPr="00A96B4E">
        <w:rPr>
          <w:rFonts w:ascii="Calibri" w:hAnsi="Calibri" w:cs="Calibri"/>
          <w:noProof/>
          <w:szCs w:val="24"/>
        </w:rPr>
        <w:t>Weitkamp, L. A. 2009. Marine distributions of Chinook salmon from the west coast of North America determined by coded wire tag recoveries. Transactions of the American Fisheries Society 139:147-170.</w:t>
      </w:r>
      <w:bookmarkEnd w:id="63"/>
    </w:p>
    <w:p w14:paraId="215A3C2F" w14:textId="77777777" w:rsidR="00A96B4E" w:rsidRPr="00A96B4E" w:rsidRDefault="00A96B4E" w:rsidP="00A96B4E">
      <w:pPr>
        <w:spacing w:line="240" w:lineRule="auto"/>
        <w:ind w:left="720" w:hanging="720"/>
        <w:rPr>
          <w:rFonts w:ascii="Calibri" w:hAnsi="Calibri" w:cs="Calibri"/>
          <w:noProof/>
          <w:szCs w:val="24"/>
        </w:rPr>
      </w:pPr>
      <w:bookmarkStart w:id="64" w:name="_ENREF_47"/>
      <w:r w:rsidRPr="00A96B4E">
        <w:rPr>
          <w:rFonts w:ascii="Calibri" w:hAnsi="Calibri" w:cs="Calibri"/>
          <w:noProof/>
          <w:szCs w:val="24"/>
        </w:rPr>
        <w:t>Whitman, R. P. 1987. An analysis of smoltification indices in fall chinook salmon (</w:t>
      </w:r>
      <w:r w:rsidRPr="00A96B4E">
        <w:rPr>
          <w:rFonts w:ascii="Calibri" w:hAnsi="Calibri" w:cs="Calibri"/>
          <w:i/>
          <w:noProof/>
          <w:szCs w:val="24"/>
        </w:rPr>
        <w:t>Oncorhynchus tshawytscha</w:t>
      </w:r>
      <w:r w:rsidRPr="00A96B4E">
        <w:rPr>
          <w:rFonts w:ascii="Calibri" w:hAnsi="Calibri" w:cs="Calibri"/>
          <w:noProof/>
          <w:szCs w:val="24"/>
        </w:rPr>
        <w:t>). University of Washington, Seattle.</w:t>
      </w:r>
      <w:bookmarkEnd w:id="64"/>
    </w:p>
    <w:p w14:paraId="632F9EB6" w14:textId="33FD8EC0" w:rsidR="00A96B4E" w:rsidRDefault="00A96B4E" w:rsidP="00A96B4E">
      <w:pPr>
        <w:spacing w:line="240" w:lineRule="auto"/>
        <w:rPr>
          <w:rFonts w:ascii="Calibri" w:hAnsi="Calibri" w:cs="Calibri"/>
          <w:noProof/>
          <w:szCs w:val="24"/>
        </w:rPr>
      </w:pPr>
    </w:p>
    <w:p w14:paraId="0CC6CA95" w14:textId="2B70DA3C"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uthor" w:initials="A">
    <w:p w14:paraId="06DA7D9B" w14:textId="77777777" w:rsidR="00893F07" w:rsidRDefault="00893F07">
      <w:pPr>
        <w:pStyle w:val="CommentText"/>
      </w:pPr>
      <w:r>
        <w:rPr>
          <w:rStyle w:val="CommentReference"/>
        </w:rPr>
        <w:annotationRef/>
      </w:r>
      <w:r>
        <w:t>Would this be a decrease if going from high to low</w:t>
      </w:r>
    </w:p>
    <w:p w14:paraId="5A83AA51" w14:textId="77777777" w:rsidR="00893F07" w:rsidRDefault="00893F07">
      <w:pPr>
        <w:pStyle w:val="CommentText"/>
      </w:pPr>
    </w:p>
    <w:p w14:paraId="6B38EDEE" w14:textId="2DB667F9" w:rsidR="00893F07" w:rsidRDefault="00893F07">
      <w:pPr>
        <w:pStyle w:val="CommentText"/>
      </w:pPr>
      <w:r>
        <w:t>Or is it an increase from a low to a high?</w:t>
      </w:r>
    </w:p>
  </w:comment>
  <w:comment w:id="1" w:author="Author" w:initials="A">
    <w:p w14:paraId="3F99D143" w14:textId="0C5989E2" w:rsidR="00893F07" w:rsidRDefault="00893F07">
      <w:pPr>
        <w:pStyle w:val="CommentText"/>
      </w:pPr>
      <w:r>
        <w:rPr>
          <w:rStyle w:val="CommentReference"/>
        </w:rPr>
        <w:annotationRef/>
      </w:r>
      <w:r>
        <w:t xml:space="preserve">Suggest </w:t>
      </w:r>
      <w:proofErr w:type="gramStart"/>
      <w:r>
        <w:t>be</w:t>
      </w:r>
      <w:proofErr w:type="gramEnd"/>
      <w:r>
        <w:t xml:space="preserve"> specific again and say “size trends” since it’s the concluding statement</w:t>
      </w:r>
    </w:p>
  </w:comment>
  <w:comment w:id="5" w:author="Author" w:initials="A">
    <w:p w14:paraId="3474C678" w14:textId="3E345CF2" w:rsidR="00893F07" w:rsidRDefault="00893F07">
      <w:pPr>
        <w:pStyle w:val="CommentText"/>
      </w:pPr>
      <w:r>
        <w:rPr>
          <w:rStyle w:val="CommentReference"/>
        </w:rPr>
        <w:annotationRef/>
      </w:r>
      <w:r>
        <w:t>Citation?</w:t>
      </w:r>
    </w:p>
  </w:comment>
  <w:comment w:id="6" w:author="Author" w:initials="A">
    <w:p w14:paraId="4ECF845B" w14:textId="523F3651" w:rsidR="00893F07" w:rsidRDefault="00893F07">
      <w:pPr>
        <w:pStyle w:val="CommentText"/>
      </w:pPr>
      <w:r>
        <w:rPr>
          <w:rStyle w:val="CommentReference"/>
        </w:rPr>
        <w:annotationRef/>
      </w:r>
      <w:r>
        <w:t xml:space="preserve">If Quinn 2018 covers everything in paragraph above, feel free to ignore my earlier comment for citation. I believe the shifting hatchery proportions has been difficult to nail down in several regions/species, but I could be wrong. </w:t>
      </w:r>
    </w:p>
  </w:comment>
  <w:comment w:id="7" w:author="Author" w:initials="A">
    <w:p w14:paraId="5B75605E" w14:textId="4941A836" w:rsidR="00893F07" w:rsidRDefault="00893F07">
      <w:pPr>
        <w:pStyle w:val="CommentText"/>
      </w:pPr>
      <w:r>
        <w:rPr>
          <w:rStyle w:val="CommentReference"/>
        </w:rPr>
        <w:annotationRef/>
      </w:r>
      <w:r>
        <w:t>Could delete</w:t>
      </w:r>
    </w:p>
  </w:comment>
  <w:comment w:id="8" w:author="Author" w:initials="A">
    <w:p w14:paraId="584B1A02" w14:textId="2DE400D4" w:rsidR="00893F07" w:rsidRDefault="00893F07">
      <w:pPr>
        <w:pStyle w:val="CommentText"/>
      </w:pPr>
      <w:r>
        <w:rPr>
          <w:rStyle w:val="CommentReference"/>
        </w:rPr>
        <w:annotationRef/>
      </w:r>
      <w:r>
        <w:t xml:space="preserve">Why just top 5, does this have something to do with sample size across years or a mass cut off? I guess I can deduce from other points made in this paragraph, but it would be helpful to include a reason in this statement. In general, the sample size for this study seems quite low to account for any potential sampling bias, but understandable if it’s the only data available. </w:t>
      </w:r>
    </w:p>
  </w:comment>
  <w:comment w:id="9" w:author="Author" w:initials="A">
    <w:p w14:paraId="17FC3D80" w14:textId="372FD8F1" w:rsidR="00893F07" w:rsidRDefault="00893F07">
      <w:pPr>
        <w:pStyle w:val="CommentText"/>
      </w:pPr>
      <w:r>
        <w:rPr>
          <w:rStyle w:val="CommentReference"/>
        </w:rPr>
        <w:annotationRef/>
      </w:r>
      <w:r>
        <w:t xml:space="preserve">“systematic trend” makes sense in its use later on in the paper, but “systematic change” maybe implies something else? </w:t>
      </w:r>
    </w:p>
  </w:comment>
  <w:comment w:id="11" w:author="Author" w:initials="A">
    <w:p w14:paraId="311FB54F" w14:textId="79776D77" w:rsidR="00893F07" w:rsidRDefault="00893F07">
      <w:pPr>
        <w:pStyle w:val="CommentText"/>
      </w:pPr>
      <w:r>
        <w:rPr>
          <w:rStyle w:val="CommentReference"/>
        </w:rPr>
        <w:annotationRef/>
      </w:r>
      <w:r>
        <w:t>Would be helpful to provide</w:t>
      </w:r>
      <w:r w:rsidR="005746B4">
        <w:t xml:space="preserve"> a</w:t>
      </w:r>
      <w:r>
        <w:t xml:space="preserve"> state-space model citation relevant to this analysis</w:t>
      </w:r>
    </w:p>
  </w:comment>
  <w:comment w:id="13" w:author="Author" w:initials="A">
    <w:p w14:paraId="4F2B92E9" w14:textId="58745A60" w:rsidR="005746B4" w:rsidRDefault="005746B4">
      <w:pPr>
        <w:pStyle w:val="CommentText"/>
      </w:pPr>
      <w:r>
        <w:rPr>
          <w:rStyle w:val="CommentReference"/>
        </w:rPr>
        <w:annotationRef/>
      </w:r>
      <w:r>
        <w:t>This validation is visual based on the reference to the figure, but can you produce non-significant correlation coefficient during periods of interest.</w:t>
      </w:r>
    </w:p>
  </w:comment>
  <w:comment w:id="14" w:author="Author" w:initials="A">
    <w:p w14:paraId="0427DC2A" w14:textId="46065765" w:rsidR="005746B4" w:rsidRDefault="005746B4">
      <w:pPr>
        <w:pStyle w:val="CommentText"/>
      </w:pPr>
      <w:r>
        <w:rPr>
          <w:rStyle w:val="CommentReference"/>
        </w:rPr>
        <w:annotationRef/>
      </w:r>
      <w:r>
        <w:t xml:space="preserve">Would be helpful to have a model table reference, even if its in appendix. </w:t>
      </w:r>
    </w:p>
  </w:comment>
  <w:comment w:id="15" w:author="Author" w:initials="A">
    <w:p w14:paraId="6ACF012F" w14:textId="028C4B11" w:rsidR="00893F07" w:rsidRDefault="00893F07">
      <w:pPr>
        <w:pStyle w:val="CommentText"/>
      </w:pPr>
      <w:r>
        <w:rPr>
          <w:rStyle w:val="CommentReference"/>
        </w:rPr>
        <w:annotationRef/>
      </w:r>
      <w:r>
        <w:t>This seems a bit more complex than given credit. For instance, the environmental factors in Puget Sound are vastly different than to those experienced by non-resident chinook. What would future research/retrospection want to focus on given those differences?</w:t>
      </w:r>
    </w:p>
  </w:comment>
  <w:comment w:id="16" w:author="Author" w:initials="A">
    <w:p w14:paraId="1F1450D3" w14:textId="27347CF6" w:rsidR="005746B4" w:rsidRDefault="005746B4">
      <w:pPr>
        <w:pStyle w:val="CommentText"/>
      </w:pPr>
      <w:r>
        <w:rPr>
          <w:rStyle w:val="CommentReference"/>
        </w:rPr>
        <w:annotationRef/>
      </w:r>
      <w:r>
        <w:t>But you did not test any potential covariates to infer a cause or factor correlation?</w:t>
      </w:r>
    </w:p>
  </w:comment>
  <w:comment w:id="17" w:author="Author" w:initials="A">
    <w:p w14:paraId="299F7257" w14:textId="3D903894" w:rsidR="00893F07" w:rsidRDefault="00893F07">
      <w:pPr>
        <w:pStyle w:val="CommentText"/>
      </w:pPr>
      <w:r>
        <w:rPr>
          <w:rStyle w:val="CommentReference"/>
        </w:rPr>
        <w:annotationRef/>
      </w:r>
      <w:r>
        <w:t xml:space="preserve">I would also suggest that the lack of correspondence may be due to sample size differences.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B38EDEE" w15:done="0"/>
  <w15:commentEx w15:paraId="3F99D143" w15:done="0"/>
  <w15:commentEx w15:paraId="3474C678" w15:done="0"/>
  <w15:commentEx w15:paraId="4ECF845B" w15:done="0"/>
  <w15:commentEx w15:paraId="5B75605E" w15:done="0"/>
  <w15:commentEx w15:paraId="584B1A02" w15:done="0"/>
  <w15:commentEx w15:paraId="17FC3D80" w15:done="0"/>
  <w15:commentEx w15:paraId="311FB54F" w15:done="0"/>
  <w15:commentEx w15:paraId="4F2B92E9" w15:done="0"/>
  <w15:commentEx w15:paraId="0427DC2A" w15:done="0"/>
  <w15:commentEx w15:paraId="6ACF012F" w15:done="0"/>
  <w15:commentEx w15:paraId="1F1450D3" w15:done="0"/>
  <w15:commentEx w15:paraId="299F72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B38EDEE" w16cid:durableId="25113860"/>
  <w16cid:commentId w16cid:paraId="3F99D143" w16cid:durableId="251139A0"/>
  <w16cid:commentId w16cid:paraId="3474C678" w16cid:durableId="25117626"/>
  <w16cid:commentId w16cid:paraId="4ECF845B" w16cid:durableId="2511769F"/>
  <w16cid:commentId w16cid:paraId="5B75605E" w16cid:durableId="251177FC"/>
  <w16cid:commentId w16cid:paraId="584B1A02" w16cid:durableId="25141B95"/>
  <w16cid:commentId w16cid:paraId="17FC3D80" w16cid:durableId="25141F5C"/>
  <w16cid:commentId w16cid:paraId="311FB54F" w16cid:durableId="2513FC79"/>
  <w16cid:commentId w16cid:paraId="4F2B92E9" w16cid:durableId="25142119"/>
  <w16cid:commentId w16cid:paraId="0427DC2A" w16cid:durableId="251421BB"/>
  <w16cid:commentId w16cid:paraId="6ACF012F" w16cid:durableId="25141DBA"/>
  <w16cid:commentId w16cid:paraId="1F1450D3" w16cid:durableId="251421FC"/>
  <w16cid:commentId w16cid:paraId="299F7257" w16cid:durableId="25141E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7808A" w14:textId="77777777" w:rsidR="00893F07" w:rsidRDefault="00893F07" w:rsidP="00456F98">
      <w:pPr>
        <w:spacing w:after="0" w:line="240" w:lineRule="auto"/>
      </w:pPr>
      <w:r>
        <w:separator/>
      </w:r>
    </w:p>
  </w:endnote>
  <w:endnote w:type="continuationSeparator" w:id="0">
    <w:p w14:paraId="2DD98E09" w14:textId="77777777" w:rsidR="00893F07" w:rsidRDefault="00893F07"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AD8DB" w14:textId="77777777" w:rsidR="00893F07" w:rsidRDefault="00893F07" w:rsidP="00456F98">
      <w:pPr>
        <w:spacing w:after="0" w:line="240" w:lineRule="auto"/>
      </w:pPr>
      <w:r>
        <w:separator/>
      </w:r>
    </w:p>
  </w:footnote>
  <w:footnote w:type="continuationSeparator" w:id="0">
    <w:p w14:paraId="5DA7ABB4" w14:textId="77777777" w:rsidR="00893F07" w:rsidRDefault="00893F07" w:rsidP="00456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603681"/>
      <w:docPartObj>
        <w:docPartGallery w:val="Page Numbers (Top of Page)"/>
        <w:docPartUnique/>
      </w:docPartObj>
    </w:sdtPr>
    <w:sdtEndPr>
      <w:rPr>
        <w:noProof/>
      </w:rPr>
    </w:sdtEndPr>
    <w:sdtContent>
      <w:p w14:paraId="4102D667" w14:textId="1D0F385A" w:rsidR="00893F07" w:rsidRDefault="00893F07">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24E804C9" w14:textId="77777777" w:rsidR="00893F07" w:rsidRDefault="00893F0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80&lt;/item&gt;&lt;item&gt;2793&lt;/item&gt;&lt;item&gt;2807&lt;/item&gt;&lt;item&gt;2833&lt;/item&gt;&lt;item&gt;3008&lt;/item&gt;&lt;item&gt;3009&lt;/item&gt;&lt;item&gt;3053&lt;/item&gt;&lt;item&gt;3369&lt;/item&gt;&lt;item&gt;3422&lt;/item&gt;&lt;item&gt;3423&lt;/item&gt;&lt;item&gt;3462&lt;/item&gt;&lt;item&gt;3553&lt;/item&gt;&lt;item&gt;3857&lt;/item&gt;&lt;item&gt;4078&lt;/item&gt;&lt;item&gt;4126&lt;/item&gt;&lt;item&gt;4267&lt;/item&gt;&lt;item&gt;4363&lt;/item&gt;&lt;item&gt;4377&lt;/item&gt;&lt;item&gt;4410&lt;/item&gt;&lt;item&gt;4874&lt;/item&gt;&lt;item&gt;4876&lt;/item&gt;&lt;item&gt;5023&lt;/item&gt;&lt;item&gt;5024&lt;/item&gt;&lt;item&gt;5049&lt;/item&gt;&lt;item&gt;5712&lt;/item&gt;&lt;item&gt;5747&lt;/item&gt;&lt;item&gt;5818&lt;/item&gt;&lt;item&gt;5868&lt;/item&gt;&lt;item&gt;5883&lt;/item&gt;&lt;item&gt;5939&lt;/item&gt;&lt;item&gt;6065&lt;/item&gt;&lt;item&gt;6281&lt;/item&gt;&lt;item&gt;6442&lt;/item&gt;&lt;item&gt;6488&lt;/item&gt;&lt;item&gt;6600&lt;/item&gt;&lt;item&gt;6850&lt;/item&gt;&lt;item&gt;6932&lt;/item&gt;&lt;item&gt;6984&lt;/item&gt;&lt;item&gt;7021&lt;/item&gt;&lt;item&gt;7263&lt;/item&gt;&lt;item&gt;7265&lt;/item&gt;&lt;item&gt;7277&lt;/item&gt;&lt;/record-ids&gt;&lt;/item&gt;&lt;/Libraries&gt;"/>
  </w:docVars>
  <w:rsids>
    <w:rsidRoot w:val="001003B7"/>
    <w:rsid w:val="00001546"/>
    <w:rsid w:val="00004849"/>
    <w:rsid w:val="000139DD"/>
    <w:rsid w:val="00020339"/>
    <w:rsid w:val="00021F92"/>
    <w:rsid w:val="00027512"/>
    <w:rsid w:val="0003138B"/>
    <w:rsid w:val="000324B1"/>
    <w:rsid w:val="000412C3"/>
    <w:rsid w:val="00041741"/>
    <w:rsid w:val="0005408F"/>
    <w:rsid w:val="00055FFE"/>
    <w:rsid w:val="000750D9"/>
    <w:rsid w:val="0008730A"/>
    <w:rsid w:val="00090E77"/>
    <w:rsid w:val="00093E4F"/>
    <w:rsid w:val="000B05D9"/>
    <w:rsid w:val="000B28E7"/>
    <w:rsid w:val="000C78DC"/>
    <w:rsid w:val="000D3B8E"/>
    <w:rsid w:val="000E6218"/>
    <w:rsid w:val="000F0957"/>
    <w:rsid w:val="000F1D8E"/>
    <w:rsid w:val="000F4034"/>
    <w:rsid w:val="001003B7"/>
    <w:rsid w:val="00112437"/>
    <w:rsid w:val="00114236"/>
    <w:rsid w:val="0012108C"/>
    <w:rsid w:val="0012248C"/>
    <w:rsid w:val="001235B5"/>
    <w:rsid w:val="001246C0"/>
    <w:rsid w:val="00125401"/>
    <w:rsid w:val="001259AE"/>
    <w:rsid w:val="0013714C"/>
    <w:rsid w:val="00175A04"/>
    <w:rsid w:val="001A7B87"/>
    <w:rsid w:val="001C7722"/>
    <w:rsid w:val="001D7239"/>
    <w:rsid w:val="001F07E2"/>
    <w:rsid w:val="001F68A4"/>
    <w:rsid w:val="00201068"/>
    <w:rsid w:val="00226FEC"/>
    <w:rsid w:val="00231DF9"/>
    <w:rsid w:val="00236269"/>
    <w:rsid w:val="0024596F"/>
    <w:rsid w:val="00261E99"/>
    <w:rsid w:val="002651E7"/>
    <w:rsid w:val="00265322"/>
    <w:rsid w:val="002657A7"/>
    <w:rsid w:val="0027641E"/>
    <w:rsid w:val="0028312E"/>
    <w:rsid w:val="00286385"/>
    <w:rsid w:val="002B4589"/>
    <w:rsid w:val="002C3E6A"/>
    <w:rsid w:val="002D4EFE"/>
    <w:rsid w:val="002E0A76"/>
    <w:rsid w:val="002E264D"/>
    <w:rsid w:val="002F4AD9"/>
    <w:rsid w:val="00317001"/>
    <w:rsid w:val="00325FBD"/>
    <w:rsid w:val="00327E20"/>
    <w:rsid w:val="00331DC3"/>
    <w:rsid w:val="003324D6"/>
    <w:rsid w:val="00335F62"/>
    <w:rsid w:val="00366502"/>
    <w:rsid w:val="00370347"/>
    <w:rsid w:val="00381AE2"/>
    <w:rsid w:val="00382A7C"/>
    <w:rsid w:val="00382B71"/>
    <w:rsid w:val="003844B8"/>
    <w:rsid w:val="00386647"/>
    <w:rsid w:val="003970E6"/>
    <w:rsid w:val="003B12FE"/>
    <w:rsid w:val="003B4216"/>
    <w:rsid w:val="003B7F94"/>
    <w:rsid w:val="003D38D8"/>
    <w:rsid w:val="003D6ABF"/>
    <w:rsid w:val="003E0210"/>
    <w:rsid w:val="003F27B5"/>
    <w:rsid w:val="003F6157"/>
    <w:rsid w:val="00405DD6"/>
    <w:rsid w:val="004060E0"/>
    <w:rsid w:val="00411FE4"/>
    <w:rsid w:val="004141B7"/>
    <w:rsid w:val="004146A5"/>
    <w:rsid w:val="00420120"/>
    <w:rsid w:val="004265F0"/>
    <w:rsid w:val="004307BE"/>
    <w:rsid w:val="00434FDF"/>
    <w:rsid w:val="004427F1"/>
    <w:rsid w:val="00442C58"/>
    <w:rsid w:val="00453A1A"/>
    <w:rsid w:val="00454121"/>
    <w:rsid w:val="00456B96"/>
    <w:rsid w:val="00456F98"/>
    <w:rsid w:val="00482647"/>
    <w:rsid w:val="00497733"/>
    <w:rsid w:val="004A0048"/>
    <w:rsid w:val="004C353B"/>
    <w:rsid w:val="004C6759"/>
    <w:rsid w:val="004D3AA7"/>
    <w:rsid w:val="004D41B2"/>
    <w:rsid w:val="005057E8"/>
    <w:rsid w:val="00506542"/>
    <w:rsid w:val="00510B6A"/>
    <w:rsid w:val="00512AE7"/>
    <w:rsid w:val="00520E2D"/>
    <w:rsid w:val="0052674F"/>
    <w:rsid w:val="00531B1F"/>
    <w:rsid w:val="005523D0"/>
    <w:rsid w:val="00556623"/>
    <w:rsid w:val="005746B4"/>
    <w:rsid w:val="005828D2"/>
    <w:rsid w:val="005936DA"/>
    <w:rsid w:val="005A3515"/>
    <w:rsid w:val="005A4311"/>
    <w:rsid w:val="005D5E28"/>
    <w:rsid w:val="005D7F29"/>
    <w:rsid w:val="005E15C0"/>
    <w:rsid w:val="005E58F6"/>
    <w:rsid w:val="005F0DD6"/>
    <w:rsid w:val="005F7BA1"/>
    <w:rsid w:val="00606AEB"/>
    <w:rsid w:val="00612D02"/>
    <w:rsid w:val="00621D52"/>
    <w:rsid w:val="00627FF0"/>
    <w:rsid w:val="006420E8"/>
    <w:rsid w:val="0065556B"/>
    <w:rsid w:val="0066516F"/>
    <w:rsid w:val="006663BE"/>
    <w:rsid w:val="0067753B"/>
    <w:rsid w:val="006A633B"/>
    <w:rsid w:val="006A7111"/>
    <w:rsid w:val="006B0B11"/>
    <w:rsid w:val="006E272E"/>
    <w:rsid w:val="006F09CB"/>
    <w:rsid w:val="00700BE4"/>
    <w:rsid w:val="0071583B"/>
    <w:rsid w:val="00731B5B"/>
    <w:rsid w:val="007360D4"/>
    <w:rsid w:val="00745189"/>
    <w:rsid w:val="00747F13"/>
    <w:rsid w:val="0075096F"/>
    <w:rsid w:val="00750A9B"/>
    <w:rsid w:val="00753954"/>
    <w:rsid w:val="00754627"/>
    <w:rsid w:val="00781291"/>
    <w:rsid w:val="00786DDF"/>
    <w:rsid w:val="00796FD2"/>
    <w:rsid w:val="007B44DB"/>
    <w:rsid w:val="007C0555"/>
    <w:rsid w:val="007C7C9F"/>
    <w:rsid w:val="007D02BF"/>
    <w:rsid w:val="007D1805"/>
    <w:rsid w:val="007D7089"/>
    <w:rsid w:val="007E0EE7"/>
    <w:rsid w:val="007F1D7D"/>
    <w:rsid w:val="007F2611"/>
    <w:rsid w:val="00805CAC"/>
    <w:rsid w:val="00805D7C"/>
    <w:rsid w:val="00816BCE"/>
    <w:rsid w:val="00822998"/>
    <w:rsid w:val="00826197"/>
    <w:rsid w:val="00830E48"/>
    <w:rsid w:val="00836359"/>
    <w:rsid w:val="008466D6"/>
    <w:rsid w:val="00856C53"/>
    <w:rsid w:val="00857D9E"/>
    <w:rsid w:val="00884919"/>
    <w:rsid w:val="00885949"/>
    <w:rsid w:val="00891D0F"/>
    <w:rsid w:val="00893F07"/>
    <w:rsid w:val="008A1DE0"/>
    <w:rsid w:val="008C2BAD"/>
    <w:rsid w:val="008E51ED"/>
    <w:rsid w:val="008E76CA"/>
    <w:rsid w:val="008F7A6D"/>
    <w:rsid w:val="009046B8"/>
    <w:rsid w:val="009211D0"/>
    <w:rsid w:val="009640B7"/>
    <w:rsid w:val="00972380"/>
    <w:rsid w:val="00984F48"/>
    <w:rsid w:val="00994D99"/>
    <w:rsid w:val="009C13D9"/>
    <w:rsid w:val="009C6118"/>
    <w:rsid w:val="009C6D45"/>
    <w:rsid w:val="009D0158"/>
    <w:rsid w:val="009D3592"/>
    <w:rsid w:val="009E56D3"/>
    <w:rsid w:val="009E5771"/>
    <w:rsid w:val="009E5812"/>
    <w:rsid w:val="00A0008B"/>
    <w:rsid w:val="00A03648"/>
    <w:rsid w:val="00A11853"/>
    <w:rsid w:val="00A21BF2"/>
    <w:rsid w:val="00A26F33"/>
    <w:rsid w:val="00A277AA"/>
    <w:rsid w:val="00A459CD"/>
    <w:rsid w:val="00A62925"/>
    <w:rsid w:val="00A81C5B"/>
    <w:rsid w:val="00A850E0"/>
    <w:rsid w:val="00A9582B"/>
    <w:rsid w:val="00A96B4E"/>
    <w:rsid w:val="00AA0A83"/>
    <w:rsid w:val="00AA5B54"/>
    <w:rsid w:val="00AC2E78"/>
    <w:rsid w:val="00AD212A"/>
    <w:rsid w:val="00AD5470"/>
    <w:rsid w:val="00AE4CF4"/>
    <w:rsid w:val="00B11037"/>
    <w:rsid w:val="00B1613D"/>
    <w:rsid w:val="00B1636D"/>
    <w:rsid w:val="00B22765"/>
    <w:rsid w:val="00B34D2A"/>
    <w:rsid w:val="00B35C70"/>
    <w:rsid w:val="00B413A6"/>
    <w:rsid w:val="00B45AE0"/>
    <w:rsid w:val="00B5333F"/>
    <w:rsid w:val="00B70D4A"/>
    <w:rsid w:val="00B70E73"/>
    <w:rsid w:val="00B735E6"/>
    <w:rsid w:val="00B77F1B"/>
    <w:rsid w:val="00B81BA6"/>
    <w:rsid w:val="00B96BF9"/>
    <w:rsid w:val="00BC5EA3"/>
    <w:rsid w:val="00BE7768"/>
    <w:rsid w:val="00C23D5D"/>
    <w:rsid w:val="00C3468A"/>
    <w:rsid w:val="00C37BC0"/>
    <w:rsid w:val="00C47292"/>
    <w:rsid w:val="00C76D65"/>
    <w:rsid w:val="00C77DC9"/>
    <w:rsid w:val="00CA6972"/>
    <w:rsid w:val="00CB1CF5"/>
    <w:rsid w:val="00CB5B1E"/>
    <w:rsid w:val="00CB7A03"/>
    <w:rsid w:val="00CC0AEC"/>
    <w:rsid w:val="00CD3C9A"/>
    <w:rsid w:val="00D052FF"/>
    <w:rsid w:val="00D10070"/>
    <w:rsid w:val="00D21BDA"/>
    <w:rsid w:val="00D236F4"/>
    <w:rsid w:val="00D25BE8"/>
    <w:rsid w:val="00D30379"/>
    <w:rsid w:val="00D41DB7"/>
    <w:rsid w:val="00D445D5"/>
    <w:rsid w:val="00D74346"/>
    <w:rsid w:val="00D75339"/>
    <w:rsid w:val="00D77424"/>
    <w:rsid w:val="00D81F73"/>
    <w:rsid w:val="00D84B6F"/>
    <w:rsid w:val="00D85A80"/>
    <w:rsid w:val="00D96E93"/>
    <w:rsid w:val="00DA1328"/>
    <w:rsid w:val="00DB13C9"/>
    <w:rsid w:val="00DB523D"/>
    <w:rsid w:val="00DC56F3"/>
    <w:rsid w:val="00DC7145"/>
    <w:rsid w:val="00DC76F5"/>
    <w:rsid w:val="00DD507C"/>
    <w:rsid w:val="00DE0696"/>
    <w:rsid w:val="00DF5570"/>
    <w:rsid w:val="00E06030"/>
    <w:rsid w:val="00E10DA2"/>
    <w:rsid w:val="00E13655"/>
    <w:rsid w:val="00E47B4F"/>
    <w:rsid w:val="00E54FF3"/>
    <w:rsid w:val="00E649F0"/>
    <w:rsid w:val="00E6791A"/>
    <w:rsid w:val="00E72B8D"/>
    <w:rsid w:val="00E832E5"/>
    <w:rsid w:val="00E96403"/>
    <w:rsid w:val="00EA556F"/>
    <w:rsid w:val="00EA7FAC"/>
    <w:rsid w:val="00EB4E3C"/>
    <w:rsid w:val="00ED04BD"/>
    <w:rsid w:val="00EE0F95"/>
    <w:rsid w:val="00EE7B0E"/>
    <w:rsid w:val="00F04C23"/>
    <w:rsid w:val="00F06CA9"/>
    <w:rsid w:val="00F14243"/>
    <w:rsid w:val="00F42DEA"/>
    <w:rsid w:val="00F5077A"/>
    <w:rsid w:val="00F57014"/>
    <w:rsid w:val="00F6696A"/>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1BE6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10466</Words>
  <Characters>59659</Characters>
  <Application>Microsoft Office Word</Application>
  <DocSecurity>4</DocSecurity>
  <Lines>497</Lines>
  <Paragraphs>139</Paragraphs>
  <ScaleCrop>false</ScaleCrop>
  <Company/>
  <LinksUpToDate>false</LinksUpToDate>
  <CharactersWithSpaces>69986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2021-10-15T22:58:00Z</dcterms:created>
  <dcterms:modified xsi:type="dcterms:W3CDTF">2021-10-15T22:58:00Z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2021-10-15T22:57:58Z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86adaaa4-c786-4ebd-be21-ca4cdc244ee9</vt:lpwstr>
  </property>
  <property fmtid="{D5CDD505-2E9C-101B-9397-08002B2CF9AE}" pid="8" name="MSIP_Label_45011977-b912-4387-97a4-f4c94a801377_ContentBits">
    <vt:lpwstr>0</vt:lpwstr>
  </property>
</Properties>
</file>