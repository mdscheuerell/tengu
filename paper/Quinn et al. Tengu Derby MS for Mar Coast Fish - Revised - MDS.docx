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Tengu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Umeå, Uppsala, Sweden, 750 07</w:t>
      </w:r>
    </w:p>
    <w:p w14:paraId="1B77859E" w14:textId="24484811" w:rsidR="00F06CA9" w:rsidRPr="00E10DA2" w:rsidRDefault="00F06CA9">
      <w:pPr>
        <w:rPr>
          <w:rFonts w:cstheme="minorHAnsi"/>
          <w:sz w:val="24"/>
          <w:szCs w:val="24"/>
        </w:rPr>
      </w:pPr>
    </w:p>
    <w:p w14:paraId="534DCCB3" w14:textId="2803C782"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506542">
        <w:rPr>
          <w:rFonts w:cstheme="minorHAnsi"/>
          <w:sz w:val="24"/>
          <w:szCs w:val="24"/>
        </w:rPr>
        <w:t>differential migration,</w:t>
      </w:r>
      <w:r w:rsidR="008D6028">
        <w:rPr>
          <w:rFonts w:cstheme="minorHAnsi"/>
          <w:sz w:val="24"/>
          <w:szCs w:val="24"/>
        </w:rPr>
        <w:t xml:space="preserve"> growth,</w:t>
      </w:r>
      <w:r w:rsidR="00506542">
        <w:rPr>
          <w:rFonts w:cstheme="minorHAnsi"/>
          <w:sz w:val="24"/>
          <w:szCs w:val="24"/>
        </w:rPr>
        <w:t xml:space="preserve">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1053D057"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xml:space="preserve">. Interpretation of these trends is complicated by </w:t>
      </w:r>
      <w:r>
        <w:rPr>
          <w:rFonts w:cstheme="minorHAnsi"/>
          <w:sz w:val="24"/>
          <w:szCs w:val="24"/>
        </w:rPr>
        <w:t xml:space="preserve">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Tengu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DC5004">
        <w:rPr>
          <w:rFonts w:cstheme="minorHAnsi"/>
          <w:sz w:val="24"/>
          <w:szCs w:val="24"/>
        </w:rPr>
        <w:t xml:space="preserve"> decr</w:t>
      </w:r>
      <w:r w:rsidR="000C78DC">
        <w:rPr>
          <w:rFonts w:cstheme="minorHAnsi"/>
          <w:sz w:val="24"/>
          <w:szCs w:val="24"/>
        </w:rPr>
        <w:t>ease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xml:space="preserve">. These </w:t>
      </w:r>
      <w:r w:rsidR="002E1325">
        <w:rPr>
          <w:rFonts w:cstheme="minorHAnsi"/>
          <w:sz w:val="24"/>
          <w:szCs w:val="24"/>
        </w:rPr>
        <w:t>size trends of residents differed from those of Puget Sound Chinook Salmon as a whole. We infer that the resident salmon experienced ecological conditions affecting their growth that were distinct from those of salmon feeding along the Pacific Ocean in the same periods</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w:t>
      </w:r>
      <w:r w:rsidR="002E1325">
        <w:rPr>
          <w:rFonts w:cstheme="minorHAnsi"/>
          <w:sz w:val="24"/>
          <w:szCs w:val="24"/>
        </w:rPr>
        <w:t>trends i</w:t>
      </w:r>
      <w:r w:rsidR="00C76D65">
        <w:rPr>
          <w:rFonts w:cstheme="minorHAnsi"/>
          <w:sz w:val="24"/>
          <w:szCs w:val="24"/>
        </w:rPr>
        <w:t xml:space="preserve">n size </w:t>
      </w:r>
      <w:r w:rsidR="002E1325">
        <w:rPr>
          <w:rFonts w:cstheme="minorHAnsi"/>
          <w:sz w:val="24"/>
          <w:szCs w:val="24"/>
        </w:rPr>
        <w:t>of</w:t>
      </w:r>
      <w:r w:rsidR="005A4311">
        <w:rPr>
          <w:rFonts w:cstheme="minorHAnsi"/>
          <w:sz w:val="24"/>
          <w:szCs w:val="24"/>
        </w:rPr>
        <w:t xml:space="preserve">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w:t>
      </w:r>
      <w:r w:rsidR="002E1325">
        <w:rPr>
          <w:rFonts w:cstheme="minorHAnsi"/>
          <w:sz w:val="24"/>
          <w:szCs w:val="24"/>
        </w:rPr>
        <w:t xml:space="preserve"> indicate that the </w:t>
      </w:r>
      <w:r w:rsidR="00C76D65">
        <w:rPr>
          <w:rFonts w:cstheme="minorHAnsi"/>
          <w:sz w:val="24"/>
          <w:szCs w:val="24"/>
        </w:rPr>
        <w:t>different migration patterns</w:t>
      </w:r>
      <w:r w:rsidR="002E1325">
        <w:rPr>
          <w:rFonts w:cstheme="minorHAnsi"/>
          <w:sz w:val="24"/>
          <w:szCs w:val="24"/>
        </w:rPr>
        <w:t xml:space="preserve"> of salmon within stocks must be </w:t>
      </w:r>
      <w:r w:rsidR="00C76D65">
        <w:rPr>
          <w:rFonts w:cstheme="minorHAnsi"/>
          <w:sz w:val="24"/>
          <w:szCs w:val="24"/>
        </w:rPr>
        <w:t>consider</w:t>
      </w:r>
      <w:r w:rsidR="002E1325">
        <w:rPr>
          <w:rFonts w:cstheme="minorHAnsi"/>
          <w:sz w:val="24"/>
          <w:szCs w:val="24"/>
        </w:rPr>
        <w:t>ed</w:t>
      </w:r>
      <w:r w:rsidR="00C76D65">
        <w:rPr>
          <w:rFonts w:cstheme="minorHAnsi"/>
          <w:sz w:val="24"/>
          <w:szCs w:val="24"/>
        </w:rPr>
        <w:t xml:space="preserve"> in the analysis </w:t>
      </w:r>
      <w:r w:rsidR="00F73880">
        <w:rPr>
          <w:rFonts w:cstheme="minorHAnsi"/>
          <w:sz w:val="24"/>
          <w:szCs w:val="24"/>
        </w:rPr>
        <w:t xml:space="preserve">and interpretation </w:t>
      </w:r>
      <w:r w:rsidR="00C76D65">
        <w:rPr>
          <w:rFonts w:cstheme="minorHAnsi"/>
          <w:sz w:val="24"/>
          <w:szCs w:val="24"/>
        </w:rPr>
        <w:t xml:space="preserve">of </w:t>
      </w:r>
      <w:r w:rsidR="002E1325">
        <w:rPr>
          <w:rFonts w:cstheme="minorHAnsi"/>
          <w:sz w:val="24"/>
          <w:szCs w:val="24"/>
        </w:rPr>
        <w:t xml:space="preserve">body size </w:t>
      </w:r>
      <w:r w:rsidR="00C76D65">
        <w:rPr>
          <w:rFonts w:cstheme="minorHAnsi"/>
          <w:sz w:val="24"/>
          <w:szCs w:val="24"/>
        </w:rPr>
        <w:t>trends</w:t>
      </w:r>
      <w:r w:rsidR="00A34DA1">
        <w:rPr>
          <w:rFonts w:cstheme="minorHAnsi"/>
          <w:sz w:val="24"/>
          <w:szCs w:val="24"/>
        </w:rPr>
        <w:t>, and also patterns of survival</w:t>
      </w:r>
      <w:r w:rsidR="00C76D65">
        <w:rPr>
          <w:rFonts w:cstheme="minorHAnsi"/>
          <w:sz w:val="24"/>
          <w:szCs w:val="24"/>
        </w:rPr>
        <w:t xml:space="preserve">.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31B7B928"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9" w:tooltip="Cox, 1997 #2230" w:history="1">
        <w:r w:rsidR="00905C49">
          <w:rPr>
            <w:rFonts w:cstheme="minorHAnsi"/>
            <w:noProof/>
            <w:sz w:val="24"/>
            <w:szCs w:val="24"/>
          </w:rPr>
          <w:t>Cox and Hinch 1997</w:t>
        </w:r>
      </w:hyperlink>
      <w:r w:rsidR="00B1613D">
        <w:rPr>
          <w:rFonts w:cstheme="minorHAnsi"/>
          <w:noProof/>
          <w:sz w:val="24"/>
          <w:szCs w:val="24"/>
        </w:rPr>
        <w:t xml:space="preserve">; </w:t>
      </w:r>
      <w:hyperlink w:anchor="_ENREF_47" w:tooltip="Rogers, 2011 #5023" w:history="1">
        <w:r w:rsidR="00905C49">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27" w:tooltip="Millner, 1996 #5024" w:history="1">
        <w:r w:rsidR="00905C49">
          <w:rPr>
            <w:rFonts w:cstheme="minorHAnsi"/>
            <w:noProof/>
            <w:sz w:val="24"/>
            <w:szCs w:val="24"/>
          </w:rPr>
          <w:t>Millner and Whiting 1996</w:t>
        </w:r>
      </w:hyperlink>
      <w:r w:rsidR="00B1613D">
        <w:rPr>
          <w:rFonts w:cstheme="minorHAnsi"/>
          <w:noProof/>
          <w:sz w:val="24"/>
          <w:szCs w:val="24"/>
        </w:rPr>
        <w:t xml:space="preserve">; </w:t>
      </w:r>
      <w:hyperlink w:anchor="_ENREF_36" w:tooltip="Pyper, 1999 #2315" w:history="1">
        <w:r w:rsidR="00905C49">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42" w:tooltip="Richards, 1999 #4126" w:history="1">
        <w:r w:rsidR="00905C49">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52" w:tooltip="Sharpe, 2009 #7265" w:history="1">
        <w:r w:rsidR="00905C49">
          <w:rPr>
            <w:rFonts w:cstheme="minorHAnsi"/>
            <w:noProof/>
            <w:sz w:val="24"/>
            <w:szCs w:val="24"/>
          </w:rPr>
          <w:t>Sharpe and Hendry 2009</w:t>
        </w:r>
      </w:hyperlink>
      <w:r w:rsidR="00B1613D">
        <w:rPr>
          <w:rFonts w:cstheme="minorHAnsi"/>
          <w:noProof/>
          <w:sz w:val="24"/>
          <w:szCs w:val="24"/>
        </w:rPr>
        <w:t xml:space="preserve">; </w:t>
      </w:r>
      <w:hyperlink w:anchor="_ENREF_57" w:tooltip="Swain, 2007 #6600" w:history="1">
        <w:r w:rsidR="00905C49">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10" w:tooltip="Edeline, 2007 #7263" w:history="1">
        <w:r w:rsidR="00905C49">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2" w:tooltip="Gardner, 1976 #3008" w:history="1">
        <w:r w:rsidR="00905C49">
          <w:rPr>
            <w:rFonts w:cstheme="minorHAnsi"/>
            <w:noProof/>
            <w:sz w:val="24"/>
            <w:szCs w:val="24"/>
          </w:rPr>
          <w:t>Gardner 1976</w:t>
        </w:r>
      </w:hyperlink>
      <w:r w:rsidR="00B1613D">
        <w:rPr>
          <w:rFonts w:cstheme="minorHAnsi"/>
          <w:noProof/>
          <w:sz w:val="24"/>
          <w:szCs w:val="24"/>
        </w:rPr>
        <w:t xml:space="preserve">; </w:t>
      </w:r>
      <w:hyperlink w:anchor="_ENREF_56" w:tooltip="Summers, 1995 #3009" w:history="1">
        <w:r w:rsidR="00905C49">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53" w:tooltip="Shearer, 1990 #2833" w:history="1">
        <w:r w:rsidR="00905C49">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al, 2017 #5883" w:history="1">
        <w:r w:rsidR="00905C49"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 w:tooltip="Bielak, 1986 #2653" w:history="1">
        <w:r w:rsidR="00905C49"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40" w:tooltip="Quinn, 2006 #3462" w:history="1">
        <w:r w:rsidR="00905C49"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60" w:tooltip="Valiente, 2011 #5049" w:history="1">
        <w:r w:rsidR="00905C49"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152162F"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4" w:tooltip="Ricker, 1981 #2518" w:history="1">
        <w:r w:rsidR="00905C49">
          <w:rPr>
            <w:rFonts w:cstheme="minorHAnsi"/>
            <w:noProof/>
            <w:sz w:val="24"/>
            <w:szCs w:val="24"/>
          </w:rPr>
          <w:t>Ricker 1981</w:t>
        </w:r>
      </w:hyperlink>
      <w:r w:rsidR="00B1613D">
        <w:rPr>
          <w:rFonts w:cstheme="minorHAnsi"/>
          <w:noProof/>
          <w:sz w:val="24"/>
          <w:szCs w:val="24"/>
        </w:rPr>
        <w:t xml:space="preserve">; </w:t>
      </w:r>
      <w:hyperlink w:anchor="_ENREF_45" w:tooltip="Ricker, 1995 #2807" w:history="1">
        <w:r w:rsidR="00905C49">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65380C">
        <w:rPr>
          <w:rFonts w:cstheme="minorHAnsi"/>
          <w:sz w:val="24"/>
          <w:szCs w:val="24"/>
        </w:rPr>
        <w:t>trends, many factors can</w:t>
      </w:r>
      <w:r w:rsidR="005E58F6">
        <w:rPr>
          <w:rFonts w:cstheme="minorHAnsi"/>
          <w:sz w:val="24"/>
          <w:szCs w:val="24"/>
        </w:rPr>
        <w:t xml:space="preserve"> cause genuine or apparent changes over decades</w:t>
      </w:r>
      <w:r w:rsidR="00D26846">
        <w:rPr>
          <w:rFonts w:cstheme="minorHAnsi"/>
          <w:sz w:val="24"/>
          <w:szCs w:val="24"/>
        </w:rPr>
        <w:t>, especially in Chinook S</w:t>
      </w:r>
      <w:r w:rsidR="0065380C">
        <w:rPr>
          <w:rFonts w:cstheme="minorHAnsi"/>
          <w:sz w:val="24"/>
          <w:szCs w:val="24"/>
        </w:rPr>
        <w:t>almon</w:t>
      </w:r>
      <w:r w:rsidR="00D26846">
        <w:rPr>
          <w:rFonts w:cstheme="minorHAnsi"/>
          <w:sz w:val="24"/>
          <w:szCs w:val="24"/>
        </w:rPr>
        <w:t>, O</w:t>
      </w:r>
      <w:r w:rsidR="00D26846" w:rsidRPr="00D26846">
        <w:rPr>
          <w:rFonts w:cstheme="minorHAnsi"/>
          <w:i/>
          <w:sz w:val="24"/>
          <w:szCs w:val="24"/>
        </w:rPr>
        <w:t>. tshawytscha</w:t>
      </w:r>
      <w:r w:rsidR="00D26846">
        <w:rPr>
          <w:rFonts w:cstheme="minorHAnsi"/>
          <w:sz w:val="24"/>
          <w:szCs w:val="24"/>
        </w:rPr>
        <w:t>,</w:t>
      </w:r>
      <w:r w:rsidR="0065380C">
        <w:rPr>
          <w:rFonts w:cstheme="minorHAnsi"/>
          <w:sz w:val="24"/>
          <w:szCs w:val="24"/>
        </w:rPr>
        <w:t xml:space="preserve"> owing to</w:t>
      </w:r>
      <w:r w:rsidR="00D26846">
        <w:rPr>
          <w:rFonts w:cstheme="minorHAnsi"/>
          <w:sz w:val="24"/>
          <w:szCs w:val="24"/>
        </w:rPr>
        <w:t xml:space="preserve"> its</w:t>
      </w:r>
      <w:r w:rsidR="0065380C">
        <w:rPr>
          <w:rFonts w:cstheme="minorHAnsi"/>
          <w:sz w:val="24"/>
          <w:szCs w:val="24"/>
        </w:rPr>
        <w:t xml:space="preserve"> diverse life history and migration patterns</w:t>
      </w:r>
      <w:r w:rsidR="005E58F6">
        <w:rPr>
          <w:rFonts w:cstheme="minorHAnsi"/>
          <w:sz w:val="24"/>
          <w:szCs w:val="24"/>
        </w:rPr>
        <w:t xml:space="preserve">.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r w:rsidR="00A81C5B">
        <w:rPr>
          <w:rFonts w:cstheme="minorHAnsi"/>
          <w:sz w:val="24"/>
          <w:szCs w:val="24"/>
        </w:rPr>
        <w:t>;</w:t>
      </w:r>
      <w:r w:rsidR="003324D6">
        <w:rPr>
          <w:rFonts w:cstheme="minorHAnsi"/>
          <w:sz w:val="24"/>
          <w:szCs w:val="24"/>
        </w:rPr>
        <w:t xml:space="preserve"> or</w:t>
      </w:r>
      <w:r w:rsidR="00A81C5B">
        <w:rPr>
          <w:rFonts w:cstheme="minorHAnsi"/>
          <w:sz w:val="24"/>
          <w:szCs w:val="24"/>
        </w:rPr>
        <w:t xml:space="preserve"> fishing</w:t>
      </w:r>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w:t>
      </w:r>
      <w:r w:rsidR="0065380C">
        <w:rPr>
          <w:rFonts w:cstheme="minorHAnsi"/>
          <w:sz w:val="24"/>
          <w:szCs w:val="24"/>
        </w:rPr>
        <w:t>of fish still growing at sea</w:t>
      </w:r>
      <w:r w:rsidR="005E58F6">
        <w:rPr>
          <w:rFonts w:cstheme="minorHAnsi"/>
          <w:sz w:val="24"/>
          <w:szCs w:val="24"/>
        </w:rPr>
        <w:t xml:space="preserve">. </w:t>
      </w:r>
      <w:r w:rsidR="003A29B6">
        <w:rPr>
          <w:rFonts w:cstheme="minorHAnsi"/>
          <w:sz w:val="24"/>
          <w:szCs w:val="24"/>
        </w:rPr>
        <w:t>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3A29B6">
        <w:rPr>
          <w:rFonts w:cstheme="minorHAnsi"/>
          <w:sz w:val="24"/>
          <w:szCs w:val="24"/>
        </w:rPr>
        <w:t>are often</w:t>
      </w:r>
      <w:r w:rsidR="00456B96">
        <w:rPr>
          <w:rFonts w:cstheme="minorHAnsi"/>
          <w:sz w:val="24"/>
          <w:szCs w:val="24"/>
        </w:rPr>
        <w:t xml:space="preserve"> larger than</w:t>
      </w:r>
      <w:r w:rsidR="002E264D" w:rsidRPr="00E10DA2">
        <w:rPr>
          <w:rFonts w:cstheme="minorHAnsi"/>
          <w:sz w:val="24"/>
          <w:szCs w:val="24"/>
        </w:rPr>
        <w:t xml:space="preserve"> wild </w:t>
      </w:r>
      <w:r w:rsidR="00456B96">
        <w:rPr>
          <w:rFonts w:cstheme="minorHAnsi"/>
          <w:sz w:val="24"/>
          <w:szCs w:val="24"/>
        </w:rPr>
        <w:t>smolts</w:t>
      </w:r>
      <w:r w:rsidR="0065380C">
        <w:rPr>
          <w:rFonts w:cstheme="minorHAnsi"/>
          <w:sz w:val="24"/>
          <w:szCs w:val="24"/>
        </w:rPr>
        <w:t>,</w:t>
      </w:r>
      <w:r w:rsidR="00456B96">
        <w:rPr>
          <w:rFonts w:cstheme="minorHAnsi"/>
          <w:sz w:val="24"/>
          <w:szCs w:val="24"/>
        </w:rPr>
        <w:t xml:space="preserve"> and </w:t>
      </w:r>
      <w:r w:rsidR="0065380C">
        <w:rPr>
          <w:rFonts w:cstheme="minorHAnsi"/>
          <w:sz w:val="24"/>
          <w:szCs w:val="24"/>
        </w:rPr>
        <w:t>smolt size affects</w:t>
      </w:r>
      <w:r w:rsidR="002E264D" w:rsidRPr="00E10DA2">
        <w:rPr>
          <w:rFonts w:cstheme="minorHAnsi"/>
          <w:sz w:val="24"/>
          <w:szCs w:val="24"/>
        </w:rPr>
        <w:t xml:space="preserve"> the </w:t>
      </w:r>
      <w:r w:rsidR="0065380C">
        <w:rPr>
          <w:rFonts w:cstheme="minorHAnsi"/>
          <w:sz w:val="24"/>
          <w:szCs w:val="24"/>
        </w:rPr>
        <w:t>duration of marine residence</w:t>
      </w:r>
      <w:r w:rsidR="0048766E">
        <w:rPr>
          <w:rFonts w:cstheme="minorHAnsi"/>
          <w:sz w:val="24"/>
          <w:szCs w:val="24"/>
        </w:rPr>
        <w:t xml:space="preserve"> </w:t>
      </w:r>
      <w:r w:rsidR="0048766E">
        <w:rPr>
          <w:rFonts w:cstheme="minorHAnsi"/>
          <w:sz w:val="24"/>
          <w:szCs w:val="24"/>
        </w:rPr>
        <w:fldChar w:fldCharType="begin"/>
      </w:r>
      <w:r w:rsidR="0048766E">
        <w:rPr>
          <w:rFonts w:cstheme="minorHAnsi"/>
          <w:sz w:val="24"/>
          <w:szCs w:val="24"/>
        </w:rPr>
        <w:instrText xml:space="preserve"> ADDIN EN.CITE &lt;EndNote&gt;&lt;Cite&gt;&lt;Author&gt;Tattam&lt;/Author&gt;&lt;Year&gt;2015&lt;/Year&gt;&lt;RecNum&gt;5574&lt;/RecNum&gt;&lt;DisplayText&gt;(Scheuerell 2005; Tattam et al. 2015)&lt;/DisplayText&gt;&lt;record&gt;&lt;rec-number&gt;5574&lt;/rec-number&gt;&lt;foreign-keys&gt;&lt;key app="EN" db-id="pa2rd55p5t29rkezf59x9asssx9epef0ese0"&gt;5574&lt;/key&gt;&lt;/foreign-keys&gt;&lt;ref-type name="Journal Article"&gt;17&lt;/ref-type&gt;&lt;contributors&gt;&lt;authors&gt;&lt;author&gt;Tattam, I A&lt;/author&gt;&lt;author&gt;Ruzycki, J R&lt;/author&gt;&lt;author&gt;McCormick, J L&lt;/author&gt;&lt;author&gt;Carmichael, R W&lt;/author&gt;&lt;/authors&gt;&lt;/contributors&gt;&lt;titles&gt;&lt;title&gt;Length and condition of wild Chinook salmon smolts influence age at maturity&lt;/title&gt;&lt;secondary-title&gt;Transactions of the American Fisheries Society&lt;/secondary-title&gt;&lt;/titles&gt;&lt;periodical&gt;&lt;full-title&gt;Transactions of the American Fisheries Society&lt;/full-title&gt;&lt;/periodical&gt;&lt;pages&gt;1237-1248&lt;/pages&gt;&lt;volume&gt;144&lt;/volume&gt;&lt;dates&gt;&lt;year&gt;2015&lt;/year&gt;&lt;/dates&gt;&lt;label&gt;age and life history&lt;/label&gt;&lt;urls&gt;&lt;/urls&gt;&lt;/record&gt;&lt;/Cite&gt;&lt;Cite&gt;&lt;Author&gt;Scheuerell&lt;/Author&gt;&lt;Year&gt;2005&lt;/Year&gt;&lt;RecNum&gt;3369&lt;/RecNum&gt;&lt;record&gt;&lt;rec-number&gt;3369&lt;/rec-number&gt;&lt;foreign-keys&gt;&lt;key app="EN" db-id="pa2rd55p5t29rkezf59x9asssx9epef0ese0"&gt;3369&lt;/key&gt;&lt;/foreign-keys&gt;&lt;ref-type name="Journal Article"&gt;17&lt;/ref-type&gt;&lt;contributors&gt;&lt;authors&gt;&lt;author&gt;Scheuerell, M D&lt;/author&gt;&lt;/authors&gt;&lt;/contributors&gt;&lt;titles&gt;&lt;title&gt;Influence of juvenile size on the age at maturity of individually marked wild Chinook salmon&lt;/title&gt;&lt;secondary-title&gt;Transactions of the American FIsheries Society&lt;/secondary-title&gt;&lt;/titles&gt;&lt;periodical&gt;&lt;full-title&gt;Transactions of the American Fisheries Society&lt;/full-title&gt;&lt;/periodical&gt;&lt;pages&gt;999-1004&lt;/pages&gt;&lt;volume&gt;134&lt;/volume&gt;&lt;dates&gt;&lt;year&gt;2005&lt;/year&gt;&lt;/dates&gt;&lt;label&gt;age and life history&lt;/label&gt;&lt;urls&gt;&lt;/urls&gt;&lt;/record&gt;&lt;/Cite&gt;&lt;/EndNote&gt;</w:instrText>
      </w:r>
      <w:r w:rsidR="0048766E">
        <w:rPr>
          <w:rFonts w:cstheme="minorHAnsi"/>
          <w:sz w:val="24"/>
          <w:szCs w:val="24"/>
        </w:rPr>
        <w:fldChar w:fldCharType="separate"/>
      </w:r>
      <w:r w:rsidR="0048766E">
        <w:rPr>
          <w:rFonts w:cstheme="minorHAnsi"/>
          <w:noProof/>
          <w:sz w:val="24"/>
          <w:szCs w:val="24"/>
        </w:rPr>
        <w:t>(</w:t>
      </w:r>
      <w:hyperlink w:anchor="_ENREF_50" w:tooltip="Scheuerell, 2005 #3369" w:history="1">
        <w:r w:rsidR="00905C49">
          <w:rPr>
            <w:rFonts w:cstheme="minorHAnsi"/>
            <w:noProof/>
            <w:sz w:val="24"/>
            <w:szCs w:val="24"/>
          </w:rPr>
          <w:t>Scheuerell 2005</w:t>
        </w:r>
      </w:hyperlink>
      <w:r w:rsidR="0048766E">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48766E">
        <w:rPr>
          <w:rFonts w:cstheme="minorHAnsi"/>
          <w:noProof/>
          <w:sz w:val="24"/>
          <w:szCs w:val="24"/>
        </w:rPr>
        <w:t>)</w:t>
      </w:r>
      <w:r w:rsidR="0048766E">
        <w:rPr>
          <w:rFonts w:cstheme="minorHAnsi"/>
          <w:sz w:val="24"/>
          <w:szCs w:val="24"/>
        </w:rPr>
        <w:fldChar w:fldCharType="end"/>
      </w:r>
      <w:r w:rsidR="00055B0D">
        <w:rPr>
          <w:rFonts w:cstheme="minorHAnsi"/>
          <w:sz w:val="24"/>
          <w:szCs w:val="24"/>
        </w:rPr>
        <w:t>. Hatchery production of Chinook Salmon and Coho Salmon</w:t>
      </w:r>
      <w:r w:rsidR="00D26846">
        <w:rPr>
          <w:rFonts w:cstheme="minorHAnsi"/>
          <w:sz w:val="24"/>
          <w:szCs w:val="24"/>
        </w:rPr>
        <w:t xml:space="preserve">, </w:t>
      </w:r>
      <w:r w:rsidR="00D26846" w:rsidRPr="00D26846">
        <w:rPr>
          <w:rFonts w:cstheme="minorHAnsi"/>
          <w:i/>
          <w:sz w:val="24"/>
          <w:szCs w:val="24"/>
        </w:rPr>
        <w:t>O. kisutch</w:t>
      </w:r>
      <w:r w:rsidR="00D26846">
        <w:rPr>
          <w:rFonts w:cstheme="minorHAnsi"/>
          <w:sz w:val="24"/>
          <w:szCs w:val="24"/>
        </w:rPr>
        <w:t>,</w:t>
      </w:r>
      <w:r w:rsidR="00055B0D">
        <w:rPr>
          <w:rFonts w:cstheme="minorHAnsi"/>
          <w:sz w:val="24"/>
          <w:szCs w:val="24"/>
        </w:rPr>
        <w:t xml:space="preserve"> increased very gradually from about 1900 – 1950 </w:t>
      </w:r>
      <w:r w:rsidR="00055B0D">
        <w:rPr>
          <w:rFonts w:cstheme="minorHAnsi"/>
          <w:sz w:val="24"/>
          <w:szCs w:val="24"/>
        </w:rPr>
        <w:lastRenderedPageBreak/>
        <w:t xml:space="preserve">but then accelerated upward in the US Pacific Northwest region, with later increases in British Columbia and Alaska </w:t>
      </w:r>
      <w:r w:rsidR="00055B0D">
        <w:rPr>
          <w:rFonts w:cstheme="minorHAnsi"/>
          <w:sz w:val="24"/>
          <w:szCs w:val="24"/>
        </w:rPr>
        <w:fldChar w:fldCharType="begin"/>
      </w:r>
      <w:r w:rsidR="00055B0D">
        <w:rPr>
          <w:rFonts w:cstheme="minorHAnsi"/>
          <w:sz w:val="24"/>
          <w:szCs w:val="24"/>
        </w:rPr>
        <w:instrText xml:space="preserve"> ADDIN EN.CITE &lt;EndNote&gt;&lt;Cite&gt;&lt;Author&gt;Mahnken&lt;/Author&gt;&lt;Year&gt;1998&lt;/Year&gt;&lt;RecNum&gt;6486&lt;/RecNum&gt;&lt;DisplayText&gt;(Mahnken et al. 1998)&lt;/DisplayText&gt;&lt;record&gt;&lt;rec-number&gt;6486&lt;/rec-number&gt;&lt;foreign-keys&gt;&lt;key app="EN" db-id="pa2rd55p5t29rkezf59x9asssx9epef0ese0"&gt;6486&lt;/key&gt;&lt;/foreign-keys&gt;&lt;ref-type name="Journal Article"&gt;17&lt;/ref-type&gt;&lt;contributors&gt;&lt;authors&gt;&lt;author&gt;Mahnken, C&lt;/author&gt;&lt;author&gt;Ruggerone, G&lt;/author&gt;&lt;author&gt;Waknitz, W&lt;/author&gt;&lt;author&gt;Flagg, T&lt;/author&gt;&lt;/authors&gt;&lt;/contributors&gt;&lt;titles&gt;&lt;title&gt;A historical perspective on salmonid production from Pacific rim hatcheries&lt;/title&gt;&lt;secondary-title&gt;North Pacific Anadromous Fish Commission Bulletin&lt;/secondary-title&gt;&lt;/titles&gt;&lt;periodical&gt;&lt;full-title&gt;North Pacific Anadromous Fish Commission Bulletin&lt;/full-title&gt;&lt;/periodical&gt;&lt;pages&gt;38-53&lt;/pages&gt;&lt;volume&gt;1&lt;/volume&gt;&lt;dates&gt;&lt;year&gt;1998&lt;/year&gt;&lt;/dates&gt;&lt;label&gt;hatchery wild general&lt;/label&gt;&lt;urls&gt;&lt;/urls&gt;&lt;/record&gt;&lt;/Cite&gt;&lt;/EndNote&gt;</w:instrText>
      </w:r>
      <w:r w:rsidR="00055B0D">
        <w:rPr>
          <w:rFonts w:cstheme="minorHAnsi"/>
          <w:sz w:val="24"/>
          <w:szCs w:val="24"/>
        </w:rPr>
        <w:fldChar w:fldCharType="separate"/>
      </w:r>
      <w:r w:rsidR="00055B0D">
        <w:rPr>
          <w:rFonts w:cstheme="minorHAnsi"/>
          <w:noProof/>
          <w:sz w:val="24"/>
          <w:szCs w:val="24"/>
        </w:rPr>
        <w:t>(</w:t>
      </w:r>
      <w:hyperlink w:anchor="_ENREF_26" w:tooltip="Mahnken, 1998 #6486" w:history="1">
        <w:r w:rsidR="00905C49">
          <w:rPr>
            <w:rFonts w:cstheme="minorHAnsi"/>
            <w:noProof/>
            <w:sz w:val="24"/>
            <w:szCs w:val="24"/>
          </w:rPr>
          <w:t>Mahnken et al. 1998</w:t>
        </w:r>
      </w:hyperlink>
      <w:r w:rsidR="00055B0D">
        <w:rPr>
          <w:rFonts w:cstheme="minorHAnsi"/>
          <w:noProof/>
          <w:sz w:val="24"/>
          <w:szCs w:val="24"/>
        </w:rPr>
        <w:t>)</w:t>
      </w:r>
      <w:r w:rsidR="00055B0D">
        <w:rPr>
          <w:rFonts w:cstheme="minorHAnsi"/>
          <w:sz w:val="24"/>
          <w:szCs w:val="24"/>
        </w:rPr>
        <w:fldChar w:fldCharType="end"/>
      </w:r>
      <w:r w:rsidR="00055B0D">
        <w:rPr>
          <w:rFonts w:cstheme="minorHAnsi"/>
          <w:sz w:val="24"/>
          <w:szCs w:val="24"/>
        </w:rPr>
        <w:t xml:space="preserve">. </w:t>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234346">
        <w:rPr>
          <w:rFonts w:cstheme="minorHAnsi"/>
          <w:sz w:val="24"/>
          <w:szCs w:val="24"/>
        </w:rPr>
        <w:t>, competition,</w:t>
      </w:r>
      <w:r w:rsidR="00D629C3">
        <w:rPr>
          <w:rFonts w:cstheme="minorHAnsi"/>
          <w:sz w:val="24"/>
          <w:szCs w:val="24"/>
        </w:rPr>
        <w:t xml:space="preserve"> and </w:t>
      </w:r>
      <w:r w:rsidR="00234346">
        <w:rPr>
          <w:rFonts w:cstheme="minorHAnsi"/>
          <w:sz w:val="24"/>
          <w:szCs w:val="24"/>
        </w:rPr>
        <w:t>the quantity and quality of prey</w:t>
      </w:r>
      <w:r w:rsidR="00055FFE" w:rsidRPr="00E10DA2">
        <w:rPr>
          <w:rFonts w:cstheme="minorHAnsi"/>
          <w:sz w:val="24"/>
          <w:szCs w:val="24"/>
        </w:rPr>
        <w:t xml:space="preserve"> </w:t>
      </w:r>
      <w:r w:rsidR="0048766E">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 </w:instrText>
      </w:r>
      <w:r w:rsidR="00D629C3">
        <w:rPr>
          <w:rFonts w:cstheme="minorHAnsi"/>
          <w:sz w:val="24"/>
          <w:szCs w:val="24"/>
        </w:rPr>
        <w:fldChar w:fldCharType="begin">
          <w:fldData xml:space="preserve">PEVuZE5vdGU+PENpdGU+PEF1dGhvcj5TaWVnZWw8L0F1dGhvcj48WWVhcj4yMDE3PC9ZZWFyPjxS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</w:fldData>
        </w:fldChar>
      </w:r>
      <w:r w:rsidR="00D629C3">
        <w:rPr>
          <w:rFonts w:cstheme="minorHAnsi"/>
          <w:sz w:val="24"/>
          <w:szCs w:val="24"/>
        </w:rPr>
        <w:instrText xml:space="preserve"> ADDIN EN.CITE.DATA </w:instrText>
      </w:r>
      <w:r w:rsidR="00D629C3">
        <w:rPr>
          <w:rFonts w:cstheme="minorHAnsi"/>
          <w:sz w:val="24"/>
          <w:szCs w:val="24"/>
        </w:rPr>
      </w:r>
      <w:r w:rsidR="00D629C3">
        <w:rPr>
          <w:rFonts w:cstheme="minorHAnsi"/>
          <w:sz w:val="24"/>
          <w:szCs w:val="24"/>
        </w:rPr>
        <w:fldChar w:fldCharType="end"/>
      </w:r>
      <w:r w:rsidR="0048766E">
        <w:rPr>
          <w:rFonts w:cstheme="minorHAnsi"/>
          <w:sz w:val="24"/>
          <w:szCs w:val="24"/>
        </w:rPr>
      </w:r>
      <w:r w:rsidR="0048766E">
        <w:rPr>
          <w:rFonts w:cstheme="minorHAnsi"/>
          <w:sz w:val="24"/>
          <w:szCs w:val="24"/>
        </w:rPr>
        <w:fldChar w:fldCharType="separate"/>
      </w:r>
      <w:r w:rsidR="00D629C3">
        <w:rPr>
          <w:rFonts w:cstheme="minorHAnsi"/>
          <w:noProof/>
          <w:sz w:val="24"/>
          <w:szCs w:val="24"/>
        </w:rPr>
        <w:t>(</w:t>
      </w:r>
      <w:hyperlink w:anchor="_ENREF_8" w:tooltip="Claiborne, 2021 #7331" w:history="1">
        <w:r w:rsidR="00905C49">
          <w:rPr>
            <w:rFonts w:cstheme="minorHAnsi"/>
            <w:noProof/>
            <w:sz w:val="24"/>
            <w:szCs w:val="24"/>
          </w:rPr>
          <w:t>Claiborne et al. 2021</w:t>
        </w:r>
      </w:hyperlink>
      <w:r w:rsidR="00D629C3">
        <w:rPr>
          <w:rFonts w:cstheme="minorHAnsi"/>
          <w:noProof/>
          <w:sz w:val="24"/>
          <w:szCs w:val="24"/>
        </w:rPr>
        <w:t xml:space="preserve">; </w:t>
      </w:r>
      <w:hyperlink w:anchor="_ENREF_15" w:tooltip="Helle, 2007 #5902" w:history="1">
        <w:r w:rsidR="00905C49">
          <w:rPr>
            <w:rFonts w:cstheme="minorHAnsi"/>
            <w:noProof/>
            <w:sz w:val="24"/>
            <w:szCs w:val="24"/>
          </w:rPr>
          <w:t>Helle et al. 2007</w:t>
        </w:r>
      </w:hyperlink>
      <w:r w:rsidR="00D629C3">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D629C3">
        <w:rPr>
          <w:rFonts w:cstheme="minorHAnsi"/>
          <w:noProof/>
          <w:sz w:val="24"/>
          <w:szCs w:val="24"/>
        </w:rPr>
        <w:t xml:space="preserve">; </w:t>
      </w:r>
      <w:hyperlink w:anchor="_ENREF_64" w:tooltip="Wells, 2008 #4178" w:history="1">
        <w:r w:rsidR="00905C49">
          <w:rPr>
            <w:rFonts w:cstheme="minorHAnsi"/>
            <w:noProof/>
            <w:sz w:val="24"/>
            <w:szCs w:val="24"/>
          </w:rPr>
          <w:t>Wells et al. 2008</w:t>
        </w:r>
      </w:hyperlink>
      <w:r w:rsidR="00D629C3">
        <w:rPr>
          <w:rFonts w:cstheme="minorHAnsi"/>
          <w:noProof/>
          <w:sz w:val="24"/>
          <w:szCs w:val="24"/>
        </w:rPr>
        <w:t>)</w:t>
      </w:r>
      <w:r w:rsidR="0048766E">
        <w:rPr>
          <w:rFonts w:cstheme="minorHAnsi"/>
          <w:sz w:val="24"/>
          <w:szCs w:val="24"/>
        </w:rPr>
        <w:fldChar w:fldCharType="end"/>
      </w:r>
      <w:r w:rsidR="00456B96">
        <w:rPr>
          <w:rFonts w:cstheme="minorHAnsi"/>
          <w:sz w:val="24"/>
          <w:szCs w:val="24"/>
        </w:rPr>
        <w:t xml:space="preserve">, </w:t>
      </w:r>
      <w:r w:rsidR="00234346">
        <w:rPr>
          <w:rFonts w:cstheme="minorHAnsi"/>
          <w:sz w:val="24"/>
          <w:szCs w:val="24"/>
        </w:rPr>
        <w:t>all</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65380C">
        <w:rPr>
          <w:rFonts w:cstheme="minorHAnsi"/>
          <w:sz w:val="24"/>
          <w:szCs w:val="24"/>
        </w:rPr>
        <w:t xml:space="preserve"> over the past decades</w:t>
      </w:r>
      <w:r w:rsidR="00234346">
        <w:rPr>
          <w:rFonts w:cstheme="minorHAnsi"/>
          <w:sz w:val="24"/>
          <w:szCs w:val="24"/>
        </w:rPr>
        <w:t xml:space="preserve">, and growth rate at sea affects age at maturity </w:t>
      </w:r>
      <w:r w:rsidR="00234346">
        <w:rPr>
          <w:rFonts w:cstheme="minorHAnsi"/>
          <w:sz w:val="24"/>
          <w:szCs w:val="24"/>
        </w:rPr>
        <w:fldChar w:fldCharType="begin"/>
      </w:r>
      <w:r w:rsidR="00234346">
        <w:rPr>
          <w:rFonts w:cstheme="minorHAnsi"/>
          <w:sz w:val="24"/>
          <w:szCs w:val="24"/>
        </w:rPr>
        <w:instrText xml:space="preserve"> ADDIN EN.CITE &lt;EndNote&gt;&lt;Cite&gt;&lt;Author&gt;Parker&lt;/Author&gt;&lt;Year&gt;1959&lt;/Year&gt;&lt;RecNum&gt;2764&lt;/RecNum&gt;&lt;DisplayText&gt;(Parker and Larkin 1959; Siegel et al. 2017)&lt;/DisplayText&gt;&lt;record&gt;&lt;rec-number&gt;2764&lt;/rec-number&gt;&lt;foreign-keys&gt;&lt;key app="EN" db-id="pa2rd55p5t29rkezf59x9asssx9epef0ese0"&gt;2764&lt;/key&gt;&lt;/foreign-keys&gt;&lt;ref-type name="Journal Article"&gt;17&lt;/ref-type&gt;&lt;contributors&gt;&lt;authors&gt;&lt;author&gt;Parker, R R&lt;/author&gt;&lt;author&gt;Larkin, P A&lt;/author&gt;&lt;/authors&gt;&lt;/contributors&gt;&lt;titles&gt;&lt;title&gt; A concept of growth in fishes&lt;/title&gt;&lt;secondary-title&gt;Journal of the Fisheries Research Board of Canada&lt;/secondary-title&gt;&lt;/titles&gt;&lt;periodical&gt;&lt;full-title&gt;Journal of the Fisheries Research Board of Canada&lt;/full-title&gt;&lt;/periodical&gt;&lt;pages&gt;721-745&lt;/pages&gt;&lt;volume&gt;16&lt;/volume&gt;&lt;keywords&gt;&lt;keyword&gt;maturation&lt;/keyword&gt;&lt;/keywords&gt;&lt;dates&gt;&lt;year&gt;1959&lt;/year&gt;&lt;/dates&gt;&lt;label&gt;age and life history&lt;/label&gt;&lt;urls&gt;&lt;/urls&gt;&lt;/record&gt;&lt;/Cite&gt;&lt;Cite&gt;&lt;Author&gt;Siegel&lt;/Author&gt;&lt;Year&gt;2017&lt;/Year&gt;&lt;RecNum&gt;7330&lt;/RecNum&gt;&lt;record&gt;&lt;rec-number&gt;7330&lt;/rec-number&gt;&lt;foreign-keys&gt;&lt;key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234346">
        <w:rPr>
          <w:rFonts w:cstheme="minorHAnsi"/>
          <w:sz w:val="24"/>
          <w:szCs w:val="24"/>
        </w:rPr>
        <w:fldChar w:fldCharType="separate"/>
      </w:r>
      <w:r w:rsidR="00234346">
        <w:rPr>
          <w:rFonts w:cstheme="minorHAnsi"/>
          <w:noProof/>
          <w:sz w:val="24"/>
          <w:szCs w:val="24"/>
        </w:rPr>
        <w:t>(</w:t>
      </w:r>
      <w:hyperlink w:anchor="_ENREF_34" w:tooltip="Parker, 1959 #2764" w:history="1">
        <w:r w:rsidR="00905C49">
          <w:rPr>
            <w:rFonts w:cstheme="minorHAnsi"/>
            <w:noProof/>
            <w:sz w:val="24"/>
            <w:szCs w:val="24"/>
          </w:rPr>
          <w:t>Parker and Larkin 1959</w:t>
        </w:r>
      </w:hyperlink>
      <w:r w:rsidR="00234346">
        <w:rPr>
          <w:rFonts w:cstheme="minorHAnsi"/>
          <w:noProof/>
          <w:sz w:val="24"/>
          <w:szCs w:val="24"/>
        </w:rPr>
        <w:t xml:space="preserve">; </w:t>
      </w:r>
      <w:hyperlink w:anchor="_ENREF_55" w:tooltip="Siegel, 2017 #7330" w:history="1">
        <w:r w:rsidR="00905C49">
          <w:rPr>
            <w:rFonts w:cstheme="minorHAnsi"/>
            <w:noProof/>
            <w:sz w:val="24"/>
            <w:szCs w:val="24"/>
          </w:rPr>
          <w:t>Siegel et al. 2017</w:t>
        </w:r>
      </w:hyperlink>
      <w:r w:rsidR="00234346">
        <w:rPr>
          <w:rFonts w:cstheme="minorHAnsi"/>
          <w:noProof/>
          <w:sz w:val="24"/>
          <w:szCs w:val="24"/>
        </w:rPr>
        <w:t>)</w:t>
      </w:r>
      <w:r w:rsidR="00234346">
        <w:rPr>
          <w:rFonts w:cstheme="minorHAnsi"/>
          <w:sz w:val="24"/>
          <w:szCs w:val="24"/>
        </w:rPr>
        <w:fldChar w:fldCharType="end"/>
      </w:r>
      <w:r w:rsidR="005E58F6">
        <w:rPr>
          <w:rFonts w:cstheme="minorHAnsi"/>
          <w:sz w:val="24"/>
          <w:szCs w:val="24"/>
        </w:rPr>
        <w:t>. F</w:t>
      </w:r>
      <w:r w:rsidR="002E264D" w:rsidRPr="00E10DA2">
        <w:rPr>
          <w:rFonts w:cstheme="minorHAnsi"/>
          <w:sz w:val="24"/>
          <w:szCs w:val="24"/>
        </w:rPr>
        <w:t>isheries themselves can be size selective</w:t>
      </w:r>
      <w:r w:rsidR="00D26846">
        <w:rPr>
          <w:rFonts w:cstheme="minorHAnsi"/>
          <w:sz w:val="24"/>
          <w:szCs w:val="24"/>
        </w:rPr>
        <w:t xml:space="preserve"> </w:t>
      </w:r>
      <w:r w:rsidR="00D26846">
        <w:rPr>
          <w:rFonts w:cstheme="minorHAnsi"/>
          <w:sz w:val="24"/>
          <w:szCs w:val="24"/>
        </w:rPr>
        <w:fldChar w:fldCharType="begin"/>
      </w:r>
      <w:r w:rsidR="00D26846">
        <w:rPr>
          <w:rFonts w:cstheme="minorHAnsi"/>
          <w:sz w:val="24"/>
          <w:szCs w:val="24"/>
        </w:rPr>
        <w:instrText xml:space="preserve"> ADDIN EN.CITE &lt;EndNote&gt;&lt;Cite&gt;&lt;Author&gt;Todd&lt;/Author&gt;&lt;Year&gt;1971&lt;/Year&gt;&lt;RecNum&gt;3556&lt;/RecNum&gt;&lt;DisplayText&gt;(Todd and Larkin 1971)&lt;/DisplayText&gt;&lt;record&gt;&lt;rec-number&gt;3556&lt;/rec-number&gt;&lt;foreign-keys&gt;&lt;key app="EN" db-id="pa2rd55p5t29rkezf59x9asssx9epef0ese0"&gt;3556&lt;/key&gt;&lt;/foreign-keys&gt;&lt;ref-type name="Journal Article"&gt;17&lt;/ref-type&gt;&lt;contributors&gt;&lt;authors&gt;&lt;author&gt;Todd, I S P&lt;/author&gt;&lt;author&gt;Larkin, P A&lt;/author&gt;&lt;/authors&gt;&lt;/contributors&gt;&lt;titles&gt;&lt;title&gt;&lt;style face="normal" font="default" size="100%"&gt;Gillnet selectivity on sockeye (&lt;/style&gt;&lt;style face="italic" font="default" size="100%"&gt;Oncorhynchus nerka&lt;/style&gt;&lt;style face="normal" font="default" size="100%"&gt;) and pink salmon (&lt;/style&gt;&lt;style face="italic" font="default" size="100%"&gt;O. gorbuscha&lt;/style&gt;&lt;style face="normal" font="default" size="100%"&gt;) of the Skeena River system, British Columbia&lt;/style&gt;&lt;/title&gt;&lt;secondary-title&gt;Journal of the Fisheries Research Board of Canada&lt;/secondary-title&gt;&lt;/titles&gt;&lt;periodical&gt;&lt;full-title&gt;Journal of the Fisheries Research Board of Canada&lt;/full-title&gt;&lt;/periodical&gt;&lt;pages&gt;821-842&lt;/pages&gt;&lt;volume&gt;28&lt;/volume&gt;&lt;dates&gt;&lt;year&gt;1971&lt;/year&gt;&lt;/dates&gt;&lt;urls&gt;&lt;/urls&gt;&lt;/record&gt;&lt;/Cite&gt;&lt;/EndNote&gt;</w:instrText>
      </w:r>
      <w:r w:rsidR="00D26846">
        <w:rPr>
          <w:rFonts w:cstheme="minorHAnsi"/>
          <w:sz w:val="24"/>
          <w:szCs w:val="24"/>
        </w:rPr>
        <w:fldChar w:fldCharType="separate"/>
      </w:r>
      <w:r w:rsidR="00D26846">
        <w:rPr>
          <w:rFonts w:cstheme="minorHAnsi"/>
          <w:noProof/>
          <w:sz w:val="24"/>
          <w:szCs w:val="24"/>
        </w:rPr>
        <w:t>(</w:t>
      </w:r>
      <w:hyperlink w:anchor="_ENREF_59" w:tooltip="Todd, 1971 #3556" w:history="1">
        <w:r w:rsidR="00905C49">
          <w:rPr>
            <w:rFonts w:cstheme="minorHAnsi"/>
            <w:noProof/>
            <w:sz w:val="24"/>
            <w:szCs w:val="24"/>
          </w:rPr>
          <w:t>Todd and Larkin 1971</w:t>
        </w:r>
      </w:hyperlink>
      <w:r w:rsidR="00D26846">
        <w:rPr>
          <w:rFonts w:cstheme="minorHAnsi"/>
          <w:noProof/>
          <w:sz w:val="24"/>
          <w:szCs w:val="24"/>
        </w:rPr>
        <w:t>)</w:t>
      </w:r>
      <w:r w:rsidR="00D26846">
        <w:rPr>
          <w:rFonts w:cstheme="minorHAnsi"/>
          <w:sz w:val="24"/>
          <w:szCs w:val="24"/>
        </w:rPr>
        <w:fldChar w:fldCharType="end"/>
      </w:r>
      <w:r w:rsidR="002329B6">
        <w:rPr>
          <w:rFonts w:cstheme="minorHAnsi"/>
          <w:sz w:val="24"/>
          <w:szCs w:val="24"/>
        </w:rPr>
        <w:t xml:space="preserve">, </w:t>
      </w:r>
      <w:r w:rsidR="002329B6" w:rsidRPr="00E10DA2">
        <w:rPr>
          <w:rFonts w:cstheme="minorHAnsi"/>
          <w:sz w:val="24"/>
          <w:szCs w:val="24"/>
        </w:rPr>
        <w:t>shift</w:t>
      </w:r>
      <w:r w:rsidR="002329B6">
        <w:rPr>
          <w:rFonts w:cstheme="minorHAnsi"/>
          <w:sz w:val="24"/>
          <w:szCs w:val="24"/>
        </w:rPr>
        <w:t>ing</w:t>
      </w:r>
      <w:r w:rsidR="002329B6" w:rsidRPr="00E10DA2">
        <w:rPr>
          <w:rFonts w:cstheme="minorHAnsi"/>
          <w:sz w:val="24"/>
          <w:szCs w:val="24"/>
        </w:rPr>
        <w:t xml:space="preserve"> the </w:t>
      </w:r>
      <w:r w:rsidR="002329B6">
        <w:rPr>
          <w:rFonts w:cstheme="minorHAnsi"/>
          <w:sz w:val="24"/>
          <w:szCs w:val="24"/>
        </w:rPr>
        <w:t xml:space="preserve">overall size </w:t>
      </w:r>
      <w:r w:rsidR="002329B6" w:rsidRPr="00E10DA2">
        <w:rPr>
          <w:rFonts w:cstheme="minorHAnsi"/>
          <w:sz w:val="24"/>
          <w:szCs w:val="24"/>
        </w:rPr>
        <w:t>distribution</w:t>
      </w:r>
      <w:r w:rsidR="002329B6">
        <w:rPr>
          <w:rFonts w:cstheme="minorHAnsi"/>
          <w:sz w:val="24"/>
          <w:szCs w:val="24"/>
        </w:rPr>
        <w:t>, or that inferred from a particular fishery</w:t>
      </w:r>
      <w:r w:rsidR="000B29F7">
        <w:rPr>
          <w:rFonts w:cstheme="minorHAnsi"/>
          <w:sz w:val="24"/>
          <w:szCs w:val="24"/>
        </w:rPr>
        <w:t xml:space="preserve"> </w:t>
      </w:r>
      <w:r w:rsidR="000B29F7">
        <w:rPr>
          <w:rFonts w:cstheme="minorHAnsi"/>
          <w:sz w:val="24"/>
          <w:szCs w:val="24"/>
        </w:rPr>
        <w:fldChar w:fldCharType="begin"/>
      </w:r>
      <w:r w:rsidR="000B29F7">
        <w:rPr>
          <w:rFonts w:cstheme="minorHAnsi"/>
          <w:sz w:val="24"/>
          <w:szCs w:val="24"/>
        </w:rPr>
        <w:instrText xml:space="preserve"> ADDIN EN.CITE &lt;EndNote&gt;&lt;Cite&gt;&lt;Author&gt;Kendall&lt;/Author&gt;&lt;Year&gt;2011&lt;/Year&gt;&lt;RecNum&gt;4142&lt;/RecNum&gt;&lt;DisplayText&gt;(Kendall and Quinn 2011)&lt;/DisplayText&gt;&lt;record&gt;&lt;rec-number&gt;4142&lt;/rec-number&gt;&lt;foreign-keys&gt;&lt;key app="EN" db-id="pa2rd55p5t29rkezf59x9asssx9epef0ese0"&gt;4142&lt;/key&gt;&lt;/foreign-keys&gt;&lt;ref-type name="Journal Article"&gt;17&lt;/ref-type&gt;&lt;contributors&gt;&lt;authors&gt;&lt;author&gt;Kendall, N W&lt;/author&gt;&lt;author&gt;Quinn, T P&lt;/author&gt;&lt;/authors&gt;&lt;/contributors&gt;&lt;titles&gt;&lt;title&gt;Length and age trends of Chinook salmon in the Nushagak River, Alaska related to commercial and recreational fishery selection and exploitation&lt;/title&gt;&lt;secondary-title&gt;Transactions of the American Fisheries Society&lt;/secondary-title&gt;&lt;/titles&gt;&lt;periodical&gt;&lt;full-title&gt;Transactions of the American Fisheries Society&lt;/full-title&gt;&lt;/periodical&gt;&lt;pages&gt;611-622&lt;/pages&gt;&lt;volume&gt;140&lt;/volume&gt;&lt;dates&gt;&lt;year&gt;2011&lt;/year&gt;&lt;/dates&gt;&lt;urls&gt;&lt;/urls&gt;&lt;/record&gt;&lt;/Cite&gt;&lt;/EndNote&gt;</w:instrText>
      </w:r>
      <w:r w:rsidR="000B29F7">
        <w:rPr>
          <w:rFonts w:cstheme="minorHAnsi"/>
          <w:sz w:val="24"/>
          <w:szCs w:val="24"/>
        </w:rPr>
        <w:fldChar w:fldCharType="separate"/>
      </w:r>
      <w:r w:rsidR="000B29F7">
        <w:rPr>
          <w:rFonts w:cstheme="minorHAnsi"/>
          <w:noProof/>
          <w:sz w:val="24"/>
          <w:szCs w:val="24"/>
        </w:rPr>
        <w:t>(</w:t>
      </w:r>
      <w:hyperlink w:anchor="_ENREF_22" w:tooltip="Kendall, 2011 #4142" w:history="1">
        <w:r w:rsidR="00905C49">
          <w:rPr>
            <w:rFonts w:cstheme="minorHAnsi"/>
            <w:noProof/>
            <w:sz w:val="24"/>
            <w:szCs w:val="24"/>
          </w:rPr>
          <w:t>Kendall and Quinn 2011</w:t>
        </w:r>
      </w:hyperlink>
      <w:r w:rsidR="000B29F7">
        <w:rPr>
          <w:rFonts w:cstheme="minorHAnsi"/>
          <w:noProof/>
          <w:sz w:val="24"/>
          <w:szCs w:val="24"/>
        </w:rPr>
        <w:t>)</w:t>
      </w:r>
      <w:r w:rsidR="000B29F7">
        <w:rPr>
          <w:rFonts w:cstheme="minorHAnsi"/>
          <w:sz w:val="24"/>
          <w:szCs w:val="24"/>
        </w:rPr>
        <w:fldChar w:fldCharType="end"/>
      </w:r>
      <w:r w:rsidR="00237A5C">
        <w:rPr>
          <w:rFonts w:cstheme="minorHAnsi"/>
          <w:sz w:val="24"/>
          <w:szCs w:val="24"/>
        </w:rPr>
        <w:t xml:space="preserve">. </w:t>
      </w:r>
      <w:r w:rsidR="002E264D" w:rsidRPr="00E10DA2">
        <w:rPr>
          <w:rFonts w:cstheme="minorHAnsi"/>
          <w:sz w:val="24"/>
          <w:szCs w:val="24"/>
        </w:rPr>
        <w:t>The</w:t>
      </w:r>
      <w:r w:rsidR="002329B6">
        <w:rPr>
          <w:rFonts w:cstheme="minorHAnsi"/>
          <w:sz w:val="24"/>
          <w:szCs w:val="24"/>
        </w:rPr>
        <w:t>s</w:t>
      </w:r>
      <w:r w:rsidR="002E264D" w:rsidRPr="00E10DA2">
        <w:rPr>
          <w:rFonts w:cstheme="minorHAnsi"/>
          <w:sz w:val="24"/>
          <w:szCs w:val="24"/>
        </w:rPr>
        <w:t xml:space="preserve">e </w:t>
      </w:r>
      <w:r w:rsidR="005E58F6">
        <w:rPr>
          <w:rFonts w:cstheme="minorHAnsi"/>
          <w:sz w:val="24"/>
          <w:szCs w:val="24"/>
        </w:rPr>
        <w:t xml:space="preserve">and other </w:t>
      </w:r>
      <w:r w:rsidR="002E264D" w:rsidRPr="00E10DA2">
        <w:rPr>
          <w:rFonts w:cstheme="minorHAnsi"/>
          <w:sz w:val="24"/>
          <w:szCs w:val="24"/>
        </w:rPr>
        <w:t>factors</w:t>
      </w:r>
      <w:r w:rsidR="002329B6">
        <w:rPr>
          <w:rFonts w:cstheme="minorHAnsi"/>
          <w:sz w:val="24"/>
          <w:szCs w:val="24"/>
        </w:rPr>
        <w:t xml:space="preserve"> affecting the size of salmon</w:t>
      </w:r>
      <w:r w:rsidR="002E264D" w:rsidRPr="00E10DA2">
        <w:rPr>
          <w:rFonts w:cstheme="minorHAnsi"/>
          <w:sz w:val="24"/>
          <w:szCs w:val="24"/>
        </w:rPr>
        <w:t xml:space="preserve"> are not mutually exclusive</w:t>
      </w:r>
      <w:r w:rsidR="003324D6">
        <w:rPr>
          <w:rFonts w:cstheme="minorHAnsi"/>
          <w:sz w:val="24"/>
          <w:szCs w:val="24"/>
        </w:rPr>
        <w:t>,</w:t>
      </w:r>
      <w:r w:rsidR="002E264D" w:rsidRPr="00E10DA2">
        <w:rPr>
          <w:rFonts w:cstheme="minorHAnsi"/>
          <w:sz w:val="24"/>
          <w:szCs w:val="24"/>
        </w:rPr>
        <w:t xml:space="preserve"> </w:t>
      </w:r>
      <w:r w:rsidR="002329B6">
        <w:rPr>
          <w:rFonts w:cstheme="minorHAnsi"/>
          <w:sz w:val="24"/>
          <w:szCs w:val="24"/>
        </w:rPr>
        <w:t>m</w:t>
      </w:r>
      <w:r w:rsidR="002E264D" w:rsidRPr="00E10DA2">
        <w:rPr>
          <w:rFonts w:cstheme="minorHAnsi"/>
          <w:sz w:val="24"/>
          <w:szCs w:val="24"/>
        </w:rPr>
        <w:t>ak</w:t>
      </w:r>
      <w:r w:rsidR="003324D6">
        <w:rPr>
          <w:rFonts w:cstheme="minorHAnsi"/>
          <w:sz w:val="24"/>
          <w:szCs w:val="24"/>
        </w:rPr>
        <w:t>ing</w:t>
      </w:r>
      <w:r w:rsidR="002E264D" w:rsidRPr="00E10DA2">
        <w:rPr>
          <w:rFonts w:cstheme="minorHAnsi"/>
          <w:sz w:val="24"/>
          <w:szCs w:val="24"/>
        </w:rPr>
        <w:t xml:space="preserve"> it difficult to </w:t>
      </w:r>
      <w:r w:rsidR="007C0555" w:rsidRPr="00E10DA2">
        <w:rPr>
          <w:rFonts w:cstheme="minorHAnsi"/>
          <w:sz w:val="24"/>
          <w:szCs w:val="24"/>
        </w:rPr>
        <w:t xml:space="preserve">explain the many declines (and some increases) in size and age </w:t>
      </w:r>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r w:rsidR="00055FFE" w:rsidRPr="00E10DA2">
        <w:rPr>
          <w:rFonts w:cstheme="minorHAnsi"/>
          <w:sz w:val="24"/>
          <w:szCs w:val="24"/>
        </w:rPr>
        <w:t xml:space="preserve">. </w:t>
      </w:r>
    </w:p>
    <w:p w14:paraId="711FB740" w14:textId="21B6C19F" w:rsidR="007D7089" w:rsidRPr="00E10DA2" w:rsidRDefault="00826197" w:rsidP="007D7089">
      <w:pPr>
        <w:spacing w:after="0" w:line="480" w:lineRule="auto"/>
        <w:rPr>
          <w:rFonts w:cstheme="minorHAnsi"/>
          <w:sz w:val="24"/>
          <w:szCs w:val="24"/>
        </w:rPr>
      </w:pPr>
      <w:r w:rsidRPr="00E10DA2">
        <w:rPr>
          <w:rFonts w:cstheme="minorHAnsi"/>
          <w:sz w:val="24"/>
          <w:szCs w:val="24"/>
        </w:rPr>
        <w:tab/>
        <w:t>M</w:t>
      </w:r>
      <w:r w:rsidR="00D26846">
        <w:rPr>
          <w:rFonts w:cstheme="minorHAnsi"/>
          <w:sz w:val="24"/>
          <w:szCs w:val="24"/>
        </w:rPr>
        <w:t>any</w:t>
      </w:r>
      <w:r w:rsidRPr="00E10DA2">
        <w:rPr>
          <w:rFonts w:cstheme="minorHAnsi"/>
          <w:sz w:val="24"/>
          <w:szCs w:val="24"/>
        </w:rPr>
        <w:t xml:space="preserv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00C608DE">
        <w:rPr>
          <w:rFonts w:cstheme="minorHAnsi"/>
          <w:sz w:val="24"/>
          <w:szCs w:val="24"/>
        </w:rPr>
        <w:t>S</w:t>
      </w:r>
      <w:r w:rsidRPr="00E10DA2">
        <w:rPr>
          <w:rFonts w:cstheme="minorHAnsi"/>
          <w:sz w:val="24"/>
          <w:szCs w:val="24"/>
        </w:rPr>
        <w:t>ockeye (</w:t>
      </w:r>
      <w:r w:rsidRPr="00E10DA2">
        <w:rPr>
          <w:rFonts w:cstheme="minorHAnsi"/>
          <w:i/>
          <w:sz w:val="24"/>
          <w:szCs w:val="24"/>
        </w:rPr>
        <w:t>O. nerka</w:t>
      </w:r>
      <w:r w:rsidRPr="00E10DA2">
        <w:rPr>
          <w:rFonts w:cstheme="minorHAnsi"/>
          <w:sz w:val="24"/>
          <w:szCs w:val="24"/>
        </w:rPr>
        <w:t xml:space="preserve">), </w:t>
      </w:r>
      <w:r w:rsidR="00C608DE">
        <w:rPr>
          <w:rFonts w:cstheme="minorHAnsi"/>
          <w:sz w:val="24"/>
          <w:szCs w:val="24"/>
        </w:rPr>
        <w:t>C</w:t>
      </w:r>
      <w:r w:rsidRPr="00E10DA2">
        <w:rPr>
          <w:rFonts w:cstheme="minorHAnsi"/>
          <w:sz w:val="24"/>
          <w:szCs w:val="24"/>
        </w:rPr>
        <w:t>hum (</w:t>
      </w:r>
      <w:r w:rsidRPr="00E10DA2">
        <w:rPr>
          <w:rFonts w:cstheme="minorHAnsi"/>
          <w:i/>
          <w:sz w:val="24"/>
          <w:szCs w:val="24"/>
        </w:rPr>
        <w:t>O. keta</w:t>
      </w:r>
      <w:r w:rsidRPr="00E10DA2">
        <w:rPr>
          <w:rFonts w:cstheme="minorHAnsi"/>
          <w:sz w:val="24"/>
          <w:szCs w:val="24"/>
        </w:rPr>
        <w:t xml:space="preserve">), and </w:t>
      </w:r>
      <w:r w:rsidR="00C608DE">
        <w:rPr>
          <w:rFonts w:cstheme="minorHAnsi"/>
          <w:sz w:val="24"/>
          <w:szCs w:val="24"/>
        </w:rPr>
        <w:t>P</w:t>
      </w:r>
      <w:r w:rsidRPr="00E10DA2">
        <w:rPr>
          <w:rFonts w:cstheme="minorHAnsi"/>
          <w:sz w:val="24"/>
          <w:szCs w:val="24"/>
        </w:rPr>
        <w:t>ink (</w:t>
      </w:r>
      <w:r w:rsidRPr="00E10DA2">
        <w:rPr>
          <w:rFonts w:cstheme="minorHAnsi"/>
          <w:i/>
          <w:sz w:val="24"/>
          <w:szCs w:val="24"/>
        </w:rPr>
        <w:t>O. gorbuscha</w:t>
      </w:r>
      <w:r w:rsidRPr="00E10DA2">
        <w:rPr>
          <w:rFonts w:cstheme="minorHAnsi"/>
          <w:sz w:val="24"/>
          <w:szCs w:val="24"/>
        </w:rPr>
        <w:t xml:space="preserve">) </w:t>
      </w:r>
      <w:r w:rsidR="00C608DE">
        <w:rPr>
          <w:rFonts w:cstheme="minorHAnsi"/>
          <w:sz w:val="24"/>
          <w:szCs w:val="24"/>
        </w:rPr>
        <w:t>S</w:t>
      </w:r>
      <w:r w:rsidRPr="00E10DA2">
        <w:rPr>
          <w:rFonts w:cstheme="minorHAnsi"/>
          <w:sz w:val="24"/>
          <w:szCs w:val="24"/>
        </w:rPr>
        <w:t xml:space="preserve">almon. However, </w:t>
      </w:r>
      <w:r w:rsidR="007D7089" w:rsidRPr="00E10DA2">
        <w:rPr>
          <w:rFonts w:cstheme="minorHAnsi"/>
          <w:sz w:val="24"/>
          <w:szCs w:val="24"/>
        </w:rPr>
        <w:t>Chinook</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 xml:space="preserve">almon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data on size </w:t>
      </w:r>
      <w:r w:rsidR="00C608DE">
        <w:rPr>
          <w:rFonts w:cstheme="minorHAnsi"/>
          <w:sz w:val="24"/>
          <w:szCs w:val="24"/>
        </w:rPr>
        <w:t>may not b</w:t>
      </w:r>
      <w:r w:rsidR="00261E99">
        <w:rPr>
          <w:rFonts w:cstheme="minorHAnsi"/>
          <w:sz w:val="24"/>
          <w:szCs w:val="24"/>
        </w:rPr>
        <w:t>e</w:t>
      </w:r>
      <w:r w:rsidR="007C0555" w:rsidRPr="00E10DA2">
        <w:rPr>
          <w:rFonts w:cstheme="minorHAnsi"/>
          <w:sz w:val="24"/>
          <w:szCs w:val="24"/>
        </w:rPr>
        <w:t xml:space="preserve"> recorded. However, when used with appropriate caution, recreational fisheries can also be a source of data to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11" w:tooltip="Fagen, 1988 #5747" w:history="1">
        <w:r w:rsidR="00905C49"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southeastern Al</w:t>
      </w:r>
      <w:r w:rsidR="00456F98" w:rsidRPr="00E10DA2">
        <w:rPr>
          <w:rFonts w:cstheme="minorHAnsi"/>
          <w:sz w:val="24"/>
          <w:szCs w:val="24"/>
        </w:rPr>
        <w:t xml:space="preserve">aska </w:t>
      </w:r>
      <w:r w:rsidR="00B3464B">
        <w:rPr>
          <w:rFonts w:cstheme="minorHAnsi"/>
          <w:sz w:val="24"/>
          <w:szCs w:val="24"/>
        </w:rPr>
        <w:t>from the 1940s to 1980s</w:t>
      </w:r>
      <w:r w:rsidRPr="00E10DA2">
        <w:rPr>
          <w:rFonts w:cstheme="minorHAnsi"/>
          <w:sz w:val="24"/>
          <w:szCs w:val="24"/>
        </w:rPr>
        <w:t xml:space="preserve">, and reported significant declines in the largest fish in </w:t>
      </w:r>
      <w:r w:rsidR="00453A1A" w:rsidRPr="00E10DA2">
        <w:rPr>
          <w:rFonts w:cstheme="minorHAnsi"/>
          <w:sz w:val="24"/>
          <w:szCs w:val="24"/>
        </w:rPr>
        <w:t>two of the four</w:t>
      </w:r>
      <w:r w:rsidR="00415604">
        <w:rPr>
          <w:rFonts w:cstheme="minorHAnsi"/>
          <w:sz w:val="24"/>
          <w:szCs w:val="24"/>
        </w:rPr>
        <w:t xml:space="preserve"> derbies</w:t>
      </w:r>
      <w:r w:rsidR="00453A1A" w:rsidRPr="00E10DA2">
        <w:rPr>
          <w:rFonts w:cstheme="minorHAnsi"/>
          <w:sz w:val="24"/>
          <w:szCs w:val="24"/>
        </w:rPr>
        <w:t xml:space="preserve">. Interpretation of these data </w:t>
      </w:r>
      <w:r w:rsidR="007C0555" w:rsidRPr="00E10DA2">
        <w:rPr>
          <w:rFonts w:cstheme="minorHAnsi"/>
          <w:sz w:val="24"/>
          <w:szCs w:val="24"/>
        </w:rPr>
        <w:t>wa</w:t>
      </w:r>
      <w:r w:rsidR="00453A1A" w:rsidRPr="00E10DA2">
        <w:rPr>
          <w:rFonts w:cstheme="minorHAnsi"/>
          <w:sz w:val="24"/>
          <w:szCs w:val="24"/>
        </w:rPr>
        <w:t xml:space="preserve">s complicated by the factors noted by Ricker (1980), especially because southeastern Alaska is a </w:t>
      </w:r>
      <w:r w:rsidR="00453A1A" w:rsidRPr="00E10DA2">
        <w:rPr>
          <w:rFonts w:cstheme="minorHAnsi"/>
          <w:sz w:val="24"/>
          <w:szCs w:val="24"/>
        </w:rPr>
        <w:lastRenderedPageBreak/>
        <w:t>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4" w:tooltip="Healey, 1987 #2793" w:history="1">
        <w:r w:rsidR="00905C49">
          <w:rPr>
            <w:rFonts w:cstheme="minorHAnsi"/>
            <w:noProof/>
            <w:sz w:val="24"/>
            <w:szCs w:val="24"/>
          </w:rPr>
          <w:t>Healey and Groot 1987</w:t>
        </w:r>
      </w:hyperlink>
      <w:r w:rsidR="00B1613D">
        <w:rPr>
          <w:rFonts w:cstheme="minorHAnsi"/>
          <w:noProof/>
          <w:sz w:val="24"/>
          <w:szCs w:val="24"/>
        </w:rPr>
        <w:t xml:space="preserve">; </w:t>
      </w:r>
      <w:hyperlink w:anchor="_ENREF_61" w:tooltip="Weitkamp, 2012 #4377" w:history="1">
        <w:r w:rsidR="00905C49">
          <w:rPr>
            <w:rFonts w:cstheme="minorHAnsi"/>
            <w:noProof/>
            <w:sz w:val="24"/>
            <w:szCs w:val="24"/>
          </w:rPr>
          <w:t>Weitkamp 2012</w:t>
        </w:r>
      </w:hyperlink>
      <w:r w:rsidR="00B1613D">
        <w:rPr>
          <w:rFonts w:cstheme="minorHAnsi"/>
          <w:noProof/>
          <w:sz w:val="24"/>
          <w:szCs w:val="24"/>
        </w:rPr>
        <w:t xml:space="preserve">; </w:t>
      </w:r>
      <w:hyperlink w:anchor="_ENREF_62" w:tooltip="Weitkamp, 2009 #3857" w:history="1">
        <w:r w:rsidR="00905C49">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43" w:tooltip="Ricker, 1980 #3553" w:history="1">
        <w:r w:rsidR="00905C49"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size trend d</w:t>
      </w:r>
      <w:r w:rsidR="00C608DE">
        <w:rPr>
          <w:rFonts w:cstheme="minorHAnsi"/>
          <w:sz w:val="24"/>
          <w:szCs w:val="24"/>
        </w:rPr>
        <w:t>ata and cause</w:t>
      </w:r>
      <w:r w:rsidR="00D84B6F" w:rsidRPr="00E10DA2">
        <w:rPr>
          <w:rFonts w:cstheme="minorHAnsi"/>
          <w:sz w:val="24"/>
          <w:szCs w:val="24"/>
        </w:rPr>
        <w:t xml:space="preserve">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C608DE">
        <w:rPr>
          <w:rFonts w:cstheme="minorHAnsi"/>
          <w:sz w:val="24"/>
          <w:szCs w:val="24"/>
        </w:rPr>
        <w:t xml:space="preserve">. They vary greatly </w:t>
      </w:r>
      <w:r w:rsidR="00D84B6F">
        <w:rPr>
          <w:rFonts w:cstheme="minorHAnsi"/>
          <w:sz w:val="24"/>
          <w:szCs w:val="24"/>
        </w:rPr>
        <w:t>in age at maturity</w:t>
      </w:r>
      <w:r w:rsidR="00C608DE">
        <w:rPr>
          <w:rFonts w:cstheme="minorHAnsi"/>
          <w:sz w:val="24"/>
          <w:szCs w:val="24"/>
        </w:rPr>
        <w:t xml:space="preserve"> and size at age within and among populations </w:t>
      </w:r>
      <w:r w:rsidR="00C608DE">
        <w:rPr>
          <w:rFonts w:cstheme="minorHAnsi"/>
          <w:sz w:val="24"/>
          <w:szCs w:val="24"/>
        </w:rPr>
        <w:fldChar w:fldCharType="begin"/>
      </w:r>
      <w:r w:rsidR="00C608DE">
        <w:rPr>
          <w:rFonts w:cstheme="minorHAnsi"/>
          <w:sz w:val="24"/>
          <w:szCs w:val="24"/>
        </w:rPr>
        <w:instrText xml:space="preserve"> ADDIN EN.CITE &lt;EndNote&gt;&lt;Cite&gt;&lt;Author&gt;Roni&lt;/Author&gt;&lt;Year&gt;1995&lt;/Year&gt;&lt;RecNum&gt;3552&lt;/RecNum&gt;&lt;DisplayText&gt;(Roni and Quinn 1995)&lt;/DisplayText&gt;&lt;record&gt;&lt;rec-number&gt;3552&lt;/rec-number&gt;&lt;foreign-keys&gt;&lt;key app="EN" db-id="pa2rd55p5t29rkezf59x9asssx9epef0ese0"&gt;3552&lt;/key&gt;&lt;/foreign-keys&gt;&lt;ref-type name="Journal Article"&gt;17&lt;/ref-type&gt;&lt;contributors&gt;&lt;authors&gt;&lt;author&gt;Roni, P&lt;/author&gt;&lt;author&gt;Quinn, T P&lt;/author&gt;&lt;/authors&gt;&lt;/contributors&gt;&lt;titles&gt;&lt;title&gt;Geographic variation in size and age of North American chinook salmon&lt;/title&gt;&lt;secondary-title&gt;North American Journal of Fisheries Management&lt;/secondary-title&gt;&lt;/titles&gt;&lt;periodical&gt;&lt;full-title&gt;North American Journal of Fisheries Management&lt;/full-title&gt;&lt;/periodical&gt;&lt;pages&gt;325-345&lt;/pages&gt;&lt;volume&gt;15&lt;/volume&gt;&lt;dates&gt;&lt;year&gt;1995&lt;/year&gt;&lt;/dates&gt;&lt;urls&gt;&lt;/urls&gt;&lt;/record&gt;&lt;/Cite&gt;&lt;/EndNote&gt;</w:instrText>
      </w:r>
      <w:r w:rsidR="00C608DE">
        <w:rPr>
          <w:rFonts w:cstheme="minorHAnsi"/>
          <w:sz w:val="24"/>
          <w:szCs w:val="24"/>
        </w:rPr>
        <w:fldChar w:fldCharType="separate"/>
      </w:r>
      <w:r w:rsidR="00C608DE">
        <w:rPr>
          <w:rFonts w:cstheme="minorHAnsi"/>
          <w:noProof/>
          <w:sz w:val="24"/>
          <w:szCs w:val="24"/>
        </w:rPr>
        <w:t>(</w:t>
      </w:r>
      <w:hyperlink w:anchor="_ENREF_49" w:tooltip="Roni, 1995 #3552" w:history="1">
        <w:r w:rsidR="00905C49">
          <w:rPr>
            <w:rFonts w:cstheme="minorHAnsi"/>
            <w:noProof/>
            <w:sz w:val="24"/>
            <w:szCs w:val="24"/>
          </w:rPr>
          <w:t>Roni and Quinn 1995</w:t>
        </w:r>
      </w:hyperlink>
      <w:r w:rsidR="00C608DE">
        <w:rPr>
          <w:rFonts w:cstheme="minorHAnsi"/>
          <w:noProof/>
          <w:sz w:val="24"/>
          <w:szCs w:val="24"/>
        </w:rPr>
        <w:t>)</w:t>
      </w:r>
      <w:r w:rsidR="00C608DE">
        <w:rPr>
          <w:rFonts w:cstheme="minorHAnsi"/>
          <w:sz w:val="24"/>
          <w:szCs w:val="24"/>
        </w:rPr>
        <w:fldChar w:fldCharType="end"/>
      </w:r>
      <w:r w:rsidR="00D84B6F" w:rsidRPr="00E10DA2">
        <w:rPr>
          <w:rFonts w:cstheme="minorHAnsi"/>
          <w:sz w:val="24"/>
          <w:szCs w:val="24"/>
        </w:rPr>
        <w:t xml:space="preserve">, </w:t>
      </w:r>
      <w:r w:rsidR="008D26FA">
        <w:rPr>
          <w:rFonts w:cstheme="minorHAnsi"/>
          <w:sz w:val="24"/>
          <w:szCs w:val="24"/>
        </w:rPr>
        <w:t xml:space="preserve">in </w:t>
      </w:r>
      <w:r w:rsidR="008D26FA" w:rsidRPr="00E10DA2">
        <w:rPr>
          <w:rFonts w:cstheme="minorHAnsi"/>
          <w:sz w:val="24"/>
          <w:szCs w:val="24"/>
        </w:rPr>
        <w:t>marine distribution patterns</w:t>
      </w:r>
      <w:r w:rsidR="008D26FA">
        <w:rPr>
          <w:rFonts w:cstheme="minorHAnsi"/>
          <w:sz w:val="24"/>
          <w:szCs w:val="24"/>
        </w:rPr>
        <w:t xml:space="preserve"> and timing of entry into fresh water for spawning</w:t>
      </w:r>
      <w:r w:rsidR="00D84B6F">
        <w:rPr>
          <w:rFonts w:cstheme="minorHAnsi"/>
          <w:sz w:val="24"/>
          <w:szCs w:val="24"/>
        </w:rPr>
        <w:t xml:space="preserve">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37" w:tooltip="Quinn, 2018 #6281" w:history="1">
        <w:r w:rsidR="00905C49">
          <w:rPr>
            <w:rFonts w:cstheme="minorHAnsi"/>
            <w:noProof/>
            <w:sz w:val="24"/>
            <w:szCs w:val="24"/>
          </w:rPr>
          <w:t>Quinn 2018</w:t>
        </w:r>
      </w:hyperlink>
      <w:r w:rsidR="00B1613D">
        <w:rPr>
          <w:rFonts w:cstheme="minorHAnsi"/>
          <w:noProof/>
          <w:sz w:val="24"/>
          <w:szCs w:val="24"/>
        </w:rPr>
        <w:t xml:space="preserve">; </w:t>
      </w:r>
      <w:hyperlink w:anchor="_ENREF_46" w:tooltip="Riddell, 2018 #6442" w:history="1">
        <w:r w:rsidR="00905C49">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8D26FA">
        <w:rPr>
          <w:rFonts w:cstheme="minorHAnsi"/>
          <w:sz w:val="24"/>
          <w:szCs w:val="24"/>
        </w:rPr>
        <w:t>, and are fished over a protracted period of the year using a variety of commercial and recreational gear types</w:t>
      </w:r>
      <w:r w:rsidR="00D84B6F" w:rsidRPr="00E10DA2">
        <w:rPr>
          <w:rFonts w:cstheme="minorHAnsi"/>
          <w:sz w:val="24"/>
          <w:szCs w:val="24"/>
        </w:rPr>
        <w:t>.</w:t>
      </w:r>
      <w:r w:rsidR="00CB7A03">
        <w:rPr>
          <w:rFonts w:cstheme="minorHAnsi"/>
          <w:sz w:val="24"/>
          <w:szCs w:val="24"/>
        </w:rPr>
        <w:t xml:space="preserve"> Here we consider </w:t>
      </w:r>
      <w:r w:rsidR="00415604">
        <w:rPr>
          <w:rFonts w:cstheme="minorHAnsi"/>
          <w:sz w:val="24"/>
          <w:szCs w:val="24"/>
        </w:rPr>
        <w:t>yet another</w:t>
      </w:r>
      <w:r w:rsidR="00CB7A03">
        <w:rPr>
          <w:rFonts w:cstheme="minorHAnsi"/>
          <w:sz w:val="24"/>
          <w:szCs w:val="24"/>
        </w:rPr>
        <w:t xml:space="preserve"> issue</w:t>
      </w:r>
      <w:r w:rsidR="00415604">
        <w:rPr>
          <w:rFonts w:cstheme="minorHAnsi"/>
          <w:sz w:val="24"/>
          <w:szCs w:val="24"/>
        </w:rPr>
        <w:t xml:space="preserve">: possible </w:t>
      </w:r>
      <w:r w:rsidR="00CB7A03">
        <w:rPr>
          <w:rFonts w:cstheme="minorHAnsi"/>
          <w:sz w:val="24"/>
          <w:szCs w:val="24"/>
        </w:rPr>
        <w:t>size differences resulting from differential migration</w:t>
      </w:r>
      <w:r w:rsidR="008D26FA">
        <w:rPr>
          <w:rFonts w:cstheme="minorHAnsi"/>
          <w:sz w:val="24"/>
          <w:szCs w:val="24"/>
        </w:rPr>
        <w:t xml:space="preserve"> within populations</w:t>
      </w:r>
      <w:r w:rsidR="00CB7A03">
        <w:rPr>
          <w:rFonts w:cstheme="minorHAnsi"/>
          <w:sz w:val="24"/>
          <w:szCs w:val="24"/>
        </w:rPr>
        <w:t>.</w:t>
      </w:r>
    </w:p>
    <w:p w14:paraId="68C5FE12" w14:textId="2E82D7D4"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25" w:tooltip="Losee, 2019 #6488" w:history="1">
        <w:r w:rsidR="00905C49">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w:t>
      </w:r>
      <w:r w:rsidR="00415604">
        <w:rPr>
          <w:rFonts w:cstheme="minorHAnsi"/>
          <w:sz w:val="24"/>
          <w:szCs w:val="24"/>
        </w:rPr>
        <w:t>C</w:t>
      </w:r>
      <w:r w:rsidR="00CB7A03">
        <w:rPr>
          <w:rFonts w:cstheme="minorHAnsi"/>
          <w:sz w:val="24"/>
          <w:szCs w:val="24"/>
        </w:rPr>
        <w:t xml:space="preserve">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9" w:tooltip="Jensen, 1948 #4363" w:history="1">
        <w:r w:rsidR="00905C49">
          <w:rPr>
            <w:rFonts w:cstheme="minorHAnsi"/>
            <w:noProof/>
            <w:sz w:val="24"/>
            <w:szCs w:val="24"/>
          </w:rPr>
          <w:t>Jensen 1948</w:t>
        </w:r>
      </w:hyperlink>
      <w:r w:rsidR="00B1613D">
        <w:rPr>
          <w:rFonts w:cstheme="minorHAnsi"/>
          <w:noProof/>
          <w:sz w:val="24"/>
          <w:szCs w:val="24"/>
        </w:rPr>
        <w:t xml:space="preserve">; </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25" w:tooltip="Losee, 2019 #6488" w:history="1">
        <w:r w:rsidR="00905C49">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r w:rsidR="00B3464B">
        <w:rPr>
          <w:rFonts w:cstheme="minorHAnsi"/>
          <w:sz w:val="24"/>
          <w:szCs w:val="24"/>
        </w:rPr>
        <w:t xml:space="preserve">Our first goal was to </w:t>
      </w:r>
      <w:r w:rsidR="009A2903">
        <w:rPr>
          <w:rFonts w:cstheme="minorHAnsi"/>
          <w:sz w:val="24"/>
          <w:szCs w:val="24"/>
        </w:rPr>
        <w:t xml:space="preserve">use the data to </w:t>
      </w:r>
      <w:r w:rsidR="00B3464B">
        <w:rPr>
          <w:rFonts w:cstheme="minorHAnsi"/>
          <w:sz w:val="24"/>
          <w:szCs w:val="24"/>
        </w:rPr>
        <w:t>determine</w:t>
      </w:r>
      <w:r w:rsidR="00CE54CE">
        <w:rPr>
          <w:rFonts w:cstheme="minorHAnsi"/>
          <w:sz w:val="24"/>
          <w:szCs w:val="24"/>
        </w:rPr>
        <w:t xml:space="preserve"> the</w:t>
      </w:r>
      <w:r w:rsidR="00B3464B">
        <w:rPr>
          <w:rFonts w:cstheme="minorHAnsi"/>
          <w:sz w:val="24"/>
          <w:szCs w:val="24"/>
        </w:rPr>
        <w:t xml:space="preserve"> </w:t>
      </w:r>
      <w:r w:rsidR="009A2903">
        <w:rPr>
          <w:rFonts w:cstheme="minorHAnsi"/>
          <w:sz w:val="24"/>
          <w:szCs w:val="24"/>
        </w:rPr>
        <w:t xml:space="preserve">long-term trends in the </w:t>
      </w:r>
      <w:r w:rsidR="009A2903">
        <w:rPr>
          <w:rFonts w:cstheme="minorHAnsi"/>
          <w:sz w:val="24"/>
          <w:szCs w:val="24"/>
        </w:rPr>
        <w:lastRenderedPageBreak/>
        <w:t xml:space="preserve">body size of resident Chinook Salmon, and </w:t>
      </w:r>
      <w:r w:rsidR="00CE54CE">
        <w:rPr>
          <w:rFonts w:cstheme="minorHAnsi"/>
          <w:sz w:val="24"/>
          <w:szCs w:val="24"/>
        </w:rPr>
        <w:t>we then</w:t>
      </w:r>
      <w:r w:rsidR="009A2903">
        <w:rPr>
          <w:rFonts w:cstheme="minorHAnsi"/>
          <w:sz w:val="24"/>
          <w:szCs w:val="24"/>
        </w:rPr>
        <w:t xml:space="preserve"> determine</w:t>
      </w:r>
      <w:r w:rsidR="00CE54CE">
        <w:rPr>
          <w:rFonts w:cstheme="minorHAnsi"/>
          <w:sz w:val="24"/>
          <w:szCs w:val="24"/>
        </w:rPr>
        <w:t>d</w:t>
      </w:r>
      <w:r w:rsidR="009A2903">
        <w:rPr>
          <w:rFonts w:cstheme="minorHAnsi"/>
          <w:sz w:val="24"/>
          <w:szCs w:val="24"/>
        </w:rPr>
        <w:t xml:space="preserve"> whether these trends</w:t>
      </w:r>
      <w:r w:rsidR="00B3464B">
        <w:rPr>
          <w:rFonts w:cstheme="minorHAnsi"/>
          <w:sz w:val="24"/>
          <w:szCs w:val="24"/>
        </w:rPr>
        <w:t xml:space="preserve"> differed from those </w:t>
      </w:r>
      <w:r w:rsidR="009A2903">
        <w:rPr>
          <w:rFonts w:cstheme="minorHAnsi"/>
          <w:sz w:val="24"/>
          <w:szCs w:val="24"/>
        </w:rPr>
        <w:t xml:space="preserve">of Puget Sound Chinook Salmon </w:t>
      </w:r>
      <w:r w:rsidR="00B3464B">
        <w:rPr>
          <w:rFonts w:cstheme="minorHAnsi"/>
          <w:sz w:val="24"/>
          <w:szCs w:val="24"/>
        </w:rPr>
        <w:t>a</w:t>
      </w:r>
      <w:r w:rsidR="009A2903">
        <w:rPr>
          <w:rFonts w:cstheme="minorHAnsi"/>
          <w:sz w:val="24"/>
          <w:szCs w:val="24"/>
        </w:rPr>
        <w:t>s a whole (including residents and salmon caught in Puget Sound that had fed a</w:t>
      </w:r>
      <w:r w:rsidR="00B3464B">
        <w:rPr>
          <w:rFonts w:cstheme="minorHAnsi"/>
          <w:sz w:val="24"/>
          <w:szCs w:val="24"/>
        </w:rPr>
        <w:t>long the coast</w:t>
      </w:r>
      <w:r w:rsidR="00CE54CE">
        <w:rPr>
          <w:rFonts w:cstheme="minorHAnsi"/>
          <w:sz w:val="24"/>
          <w:szCs w:val="24"/>
        </w:rPr>
        <w:t>)</w:t>
      </w:r>
      <w:r w:rsidR="009A2903">
        <w:rPr>
          <w:rFonts w:cstheme="minorHAnsi"/>
          <w:sz w:val="24"/>
          <w:szCs w:val="24"/>
        </w:rPr>
        <w:t xml:space="preserve">. In so doing, we highlight the value of recreational fisheries data </w:t>
      </w:r>
      <w:r w:rsidR="00CE54CE">
        <w:rPr>
          <w:rFonts w:cstheme="minorHAnsi"/>
          <w:sz w:val="24"/>
          <w:szCs w:val="24"/>
        </w:rPr>
        <w:t>in general for examining life history trends, and this unique fishery.</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t xml:space="preserve">Resident Chinook </w:t>
      </w:r>
      <w:r w:rsidR="00E832E5">
        <w:rPr>
          <w:rFonts w:cstheme="minorHAnsi"/>
          <w:sz w:val="24"/>
          <w:szCs w:val="24"/>
        </w:rPr>
        <w:t>Salmon</w:t>
      </w:r>
    </w:p>
    <w:p w14:paraId="48D950D2" w14:textId="3478A465"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w:t>
      </w:r>
      <w:r w:rsidR="00DE13CF">
        <w:rPr>
          <w:rFonts w:cstheme="minorHAnsi"/>
          <w:sz w:val="24"/>
          <w:szCs w:val="24"/>
        </w:rPr>
        <w:t xml:space="preserve">throughout the year </w:t>
      </w:r>
      <w:r>
        <w:rPr>
          <w:rFonts w:cstheme="minorHAnsi"/>
          <w:sz w:val="24"/>
          <w:szCs w:val="24"/>
        </w:rPr>
        <w:t xml:space="preserve">in Puget Sound and other inland </w:t>
      </w:r>
      <w:r w:rsidR="00556623">
        <w:rPr>
          <w:rFonts w:cstheme="minorHAnsi"/>
          <w:sz w:val="24"/>
          <w:szCs w:val="24"/>
        </w:rPr>
        <w:t xml:space="preserve">marine </w:t>
      </w:r>
      <w:r w:rsidR="00DE13CF">
        <w:rPr>
          <w:rFonts w:cstheme="minorHAnsi"/>
          <w:sz w:val="24"/>
          <w:szCs w:val="24"/>
        </w:rPr>
        <w:t>waters</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20" w:tooltip="Jordan, 1896 #6850" w:history="1">
        <w:r w:rsidR="00905C49">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xml:space="preserve">, </w:t>
      </w:r>
      <w:r w:rsidR="00DE13CF">
        <w:rPr>
          <w:rFonts w:cstheme="minorHAnsi"/>
          <w:sz w:val="24"/>
          <w:szCs w:val="24"/>
        </w:rPr>
        <w:t>though many other salmon enter these waters as smolts and then migrate to the coastal ocean, feed there, and pass throu</w:t>
      </w:r>
      <w:r w:rsidR="00EE7B0E">
        <w:rPr>
          <w:rFonts w:cstheme="minorHAnsi"/>
          <w:sz w:val="24"/>
          <w:szCs w:val="24"/>
        </w:rPr>
        <w:t xml:space="preserve">gh </w:t>
      </w:r>
      <w:r w:rsidR="00DE13CF">
        <w:rPr>
          <w:rFonts w:cstheme="minorHAnsi"/>
          <w:sz w:val="24"/>
          <w:szCs w:val="24"/>
        </w:rPr>
        <w:t>the inland marine waters on</w:t>
      </w:r>
      <w:r w:rsidR="00EE7B0E">
        <w:rPr>
          <w:rFonts w:cstheme="minorHAnsi"/>
          <w:sz w:val="24"/>
          <w:szCs w:val="24"/>
        </w:rPr>
        <w:t xml:space="preserve">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3" w:tooltip="Haw, 1967 #3422" w:history="1">
        <w:r w:rsidR="00905C49">
          <w:rPr>
            <w:rFonts w:cstheme="minorHAnsi"/>
            <w:noProof/>
            <w:sz w:val="24"/>
            <w:szCs w:val="24"/>
          </w:rPr>
          <w:t>Haw et al. 1967</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38" w:tooltip="Quinn, 2021 #6984" w:history="1">
        <w:r w:rsidR="00905C49">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905C49">
          <w:rPr>
            <w:rFonts w:cstheme="minorHAnsi"/>
            <w:noProof/>
            <w:sz w:val="24"/>
            <w:szCs w:val="24"/>
          </w:rPr>
          <w:t>Arostegui et al. 2017</w:t>
        </w:r>
      </w:hyperlink>
      <w:r w:rsidR="00B1613D">
        <w:rPr>
          <w:rFonts w:cstheme="minorHAnsi"/>
          <w:noProof/>
          <w:sz w:val="24"/>
          <w:szCs w:val="24"/>
        </w:rPr>
        <w:t xml:space="preserve">; </w:t>
      </w:r>
      <w:hyperlink w:anchor="_ENREF_6" w:tooltip="Chamberlin, 2011 #4078" w:history="1">
        <w:r w:rsidR="00905C49">
          <w:rPr>
            <w:rFonts w:cstheme="minorHAnsi"/>
            <w:noProof/>
            <w:sz w:val="24"/>
            <w:szCs w:val="24"/>
          </w:rPr>
          <w:t>Chamberlin et al. 2011</w:t>
        </w:r>
      </w:hyperlink>
      <w:r w:rsidR="00B1613D">
        <w:rPr>
          <w:rFonts w:cstheme="minorHAnsi"/>
          <w:noProof/>
          <w:sz w:val="24"/>
          <w:szCs w:val="24"/>
        </w:rPr>
        <w:t xml:space="preserve">; </w:t>
      </w:r>
      <w:hyperlink w:anchor="_ENREF_7" w:tooltip="Chamberlin, 2014 #4874" w:history="1">
        <w:r w:rsidR="00905C49">
          <w:rPr>
            <w:rFonts w:cstheme="minorHAnsi"/>
            <w:noProof/>
            <w:sz w:val="24"/>
            <w:szCs w:val="24"/>
          </w:rPr>
          <w:t>Chamberlin and Quinn 2014</w:t>
        </w:r>
      </w:hyperlink>
      <w:r w:rsidR="00B1613D">
        <w:rPr>
          <w:rFonts w:cstheme="minorHAnsi"/>
          <w:noProof/>
          <w:sz w:val="24"/>
          <w:szCs w:val="24"/>
        </w:rPr>
        <w:t xml:space="preserve">; </w:t>
      </w:r>
      <w:hyperlink w:anchor="_ENREF_21" w:tooltip="Kagley, 2017 #5939" w:history="1">
        <w:r w:rsidR="00905C49">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54" w:tooltip="Shelton, 2019 #7021" w:history="1">
        <w:r w:rsidR="00905C49">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w:t>
      </w:r>
      <w:r>
        <w:rPr>
          <w:rFonts w:cstheme="minorHAnsi"/>
          <w:sz w:val="24"/>
          <w:szCs w:val="24"/>
        </w:rPr>
        <w:lastRenderedPageBreak/>
        <w:t xml:space="preserve">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The Tengu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039051C1"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The Tengu Club of Seattle, formed in the 1930s by Japanese Americans, held its first Ten</w:t>
      </w:r>
      <w:r>
        <w:rPr>
          <w:rFonts w:cstheme="minorHAnsi"/>
          <w:sz w:val="24"/>
          <w:szCs w:val="24"/>
        </w:rPr>
        <w:t>gu</w:t>
      </w:r>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erby in 1946. Arguably the longest continually running salmon derby in North America, it continues to be held each winter in Elliott Bay. Club members, returning from wartime internment camps, were denied entry into local salmon derbies so they organized the first Ten</w:t>
      </w:r>
      <w:r>
        <w:rPr>
          <w:rFonts w:cstheme="minorHAnsi"/>
          <w:sz w:val="24"/>
          <w:szCs w:val="24"/>
        </w:rPr>
        <w:t>gu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CE54CE">
        <w:rPr>
          <w:rStyle w:val="FootnoteReference"/>
          <w:rFonts w:cstheme="minorHAnsi"/>
          <w:sz w:val="24"/>
          <w:szCs w:val="24"/>
        </w:rPr>
        <w:footnoteReference w:id="1"/>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Tengu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r>
        <w:rPr>
          <w:rFonts w:cstheme="minorHAnsi"/>
          <w:sz w:val="24"/>
          <w:szCs w:val="24"/>
        </w:rPr>
        <w:t>Tengu</w:t>
      </w:r>
      <w:r w:rsidR="007D02BF">
        <w:rPr>
          <w:rFonts w:cstheme="minorHAnsi"/>
          <w:sz w:val="24"/>
          <w:szCs w:val="24"/>
        </w:rPr>
        <w:t>’</w:t>
      </w:r>
      <w:r>
        <w:rPr>
          <w:rFonts w:cstheme="minorHAnsi"/>
          <w:sz w:val="24"/>
          <w:szCs w:val="24"/>
        </w:rPr>
        <w:t xml:space="preserve"> is from Japanese folklore that describes mythical creatures that were mischievous </w:t>
      </w:r>
      <w:r>
        <w:rPr>
          <w:rFonts w:cstheme="minorHAnsi"/>
          <w:sz w:val="24"/>
          <w:szCs w:val="24"/>
        </w:rPr>
        <w:lastRenderedPageBreak/>
        <w:t>braggarts. Their long noses are symbolic of exaggerating the truth, which is typical of fish stories.”</w:t>
      </w:r>
    </w:p>
    <w:p w14:paraId="6B19FB36" w14:textId="009F7659" w:rsidR="007C7C9F" w:rsidRDefault="001D7239" w:rsidP="00175A04">
      <w:pPr>
        <w:spacing w:after="0" w:line="480" w:lineRule="auto"/>
        <w:rPr>
          <w:rFonts w:cstheme="minorHAnsi"/>
          <w:sz w:val="24"/>
          <w:szCs w:val="24"/>
        </w:rPr>
      </w:pPr>
      <w:r>
        <w:rPr>
          <w:rFonts w:cstheme="minorHAnsi"/>
          <w:sz w:val="24"/>
          <w:szCs w:val="24"/>
        </w:rPr>
        <w:tab/>
        <w:t>In the decades that followed, participants in the Tengu Derby continued to use the same technique (e.g., no artificial lures</w:t>
      </w:r>
      <w:r w:rsidR="00494076">
        <w:rPr>
          <w:rFonts w:cstheme="minorHAnsi"/>
          <w:sz w:val="24"/>
          <w:szCs w:val="24"/>
        </w:rPr>
        <w:t xml:space="preserve"> and</w:t>
      </w:r>
      <w:r>
        <w:rPr>
          <w:rFonts w:cstheme="minorHAnsi"/>
          <w:sz w:val="24"/>
          <w:szCs w:val="24"/>
        </w:rPr>
        <w:t xml:space="preserve"> no </w:t>
      </w:r>
      <w:r w:rsidR="00494076">
        <w:rPr>
          <w:rFonts w:cstheme="minorHAnsi"/>
          <w:sz w:val="24"/>
          <w:szCs w:val="24"/>
        </w:rPr>
        <w:t xml:space="preserve">trolling with </w:t>
      </w:r>
      <w:r>
        <w:rPr>
          <w:rFonts w:cstheme="minorHAnsi"/>
          <w:sz w:val="24"/>
          <w:szCs w:val="24"/>
        </w:rPr>
        <w:t xml:space="preserve">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Alki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w:t>
      </w:r>
      <w:r w:rsidR="00494076">
        <w:rPr>
          <w:rFonts w:cstheme="minorHAnsi"/>
          <w:sz w:val="24"/>
          <w:szCs w:val="24"/>
        </w:rPr>
        <w:t xml:space="preserve">late October, </w:t>
      </w:r>
      <w:r>
        <w:rPr>
          <w:rFonts w:cstheme="minorHAnsi"/>
          <w:sz w:val="24"/>
          <w:szCs w:val="24"/>
        </w:rPr>
        <w:t>November</w:t>
      </w:r>
      <w:r w:rsidR="00494076">
        <w:rPr>
          <w:rFonts w:cstheme="minorHAnsi"/>
          <w:sz w:val="24"/>
          <w:szCs w:val="24"/>
        </w:rPr>
        <w:t>,</w:t>
      </w:r>
      <w:r>
        <w:rPr>
          <w:rFonts w:cstheme="minorHAnsi"/>
          <w:sz w:val="24"/>
          <w:szCs w:val="24"/>
        </w:rPr>
        <w:t xml:space="preserve"> and December. Dates and other details are posted annually and registration provides a record of the n</w:t>
      </w:r>
      <w:r w:rsidR="007C7C9F">
        <w:rPr>
          <w:rFonts w:cstheme="minorHAnsi"/>
          <w:sz w:val="24"/>
          <w:szCs w:val="24"/>
        </w:rPr>
        <w:t>umber of participants.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 xml:space="preserve">to kg) can be </w:t>
      </w:r>
      <w:r w:rsidR="00494076">
        <w:rPr>
          <w:rFonts w:cstheme="minorHAnsi"/>
          <w:sz w:val="24"/>
          <w:szCs w:val="24"/>
        </w:rPr>
        <w:t>taken as</w:t>
      </w:r>
      <w:r w:rsidR="007C7C9F">
        <w:rPr>
          <w:rFonts w:cstheme="minorHAnsi"/>
          <w:sz w:val="24"/>
          <w:szCs w:val="24"/>
        </w:rPr>
        <w:t xml:space="preserve"> very accurate.</w:t>
      </w:r>
    </w:p>
    <w:p w14:paraId="1A4E8225" w14:textId="51C7BD70" w:rsidR="007C7C9F" w:rsidRDefault="003B4216" w:rsidP="00FC329B">
      <w:pPr>
        <w:spacing w:after="0" w:line="480" w:lineRule="auto"/>
        <w:rPr>
          <w:rFonts w:cstheme="minorHAnsi"/>
          <w:sz w:val="24"/>
          <w:szCs w:val="24"/>
        </w:rPr>
      </w:pPr>
      <w:r>
        <w:rPr>
          <w:rFonts w:cstheme="minorHAnsi"/>
          <w:sz w:val="24"/>
          <w:szCs w:val="24"/>
        </w:rPr>
        <w:tab/>
        <w:t xml:space="preserve">Each year </w:t>
      </w:r>
      <w:r w:rsidR="00194A6F">
        <w:rPr>
          <w:rFonts w:cstheme="minorHAnsi"/>
          <w:sz w:val="24"/>
          <w:szCs w:val="24"/>
        </w:rPr>
        <w:t>the mass of each fish was determined but permanent records were only retained for the top five</w:t>
      </w:r>
      <w:r w:rsidR="00004A75">
        <w:rPr>
          <w:rFonts w:cstheme="minorHAnsi"/>
          <w:sz w:val="24"/>
          <w:szCs w:val="24"/>
        </w:rPr>
        <w:t>. T</w:t>
      </w:r>
      <w:r w:rsidR="0027641E">
        <w:rPr>
          <w:rFonts w:cstheme="minorHAnsi"/>
          <w:sz w:val="24"/>
          <w:szCs w:val="24"/>
        </w:rPr>
        <w: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each year</w:t>
      </w:r>
      <w:r w:rsidR="00004A75">
        <w:rPr>
          <w:rFonts w:cstheme="minorHAnsi"/>
          <w:sz w:val="24"/>
          <w:szCs w:val="24"/>
        </w:rPr>
        <w:t xml:space="preserve"> but </w:t>
      </w:r>
      <w:r w:rsidR="008C2BAD">
        <w:rPr>
          <w:rFonts w:cstheme="minorHAnsi"/>
          <w:sz w:val="24"/>
          <w:szCs w:val="24"/>
        </w:rPr>
        <w:t xml:space="preserve">changes in </w:t>
      </w:r>
      <w:r w:rsidR="00004A75">
        <w:rPr>
          <w:rFonts w:cstheme="minorHAnsi"/>
          <w:sz w:val="24"/>
          <w:szCs w:val="24"/>
        </w:rPr>
        <w:t>regulations</w:t>
      </w:r>
      <w:r w:rsidR="008C2BAD">
        <w:rPr>
          <w:rFonts w:cstheme="minorHAnsi"/>
          <w:sz w:val="24"/>
          <w:szCs w:val="24"/>
        </w:rPr>
        <w:t xml:space="preserve">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004A75">
        <w:rPr>
          <w:rFonts w:cstheme="minorHAnsi"/>
          <w:sz w:val="24"/>
          <w:szCs w:val="24"/>
        </w:rPr>
        <w:t>. Specifically,</w:t>
      </w:r>
      <w:r w:rsidR="006A633B">
        <w:rPr>
          <w:rFonts w:cstheme="minorHAnsi"/>
          <w:sz w:val="24"/>
          <w:szCs w:val="24"/>
        </w:rPr>
        <w:t xml:space="preserv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top five fish 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25" w:tooltip="Losee, 2019 #6488" w:history="1">
        <w:r w:rsidR="00905C49">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lastRenderedPageBreak/>
        <w:t>updated through 2019 (WDFW, unpublished data)</w:t>
      </w:r>
      <w:r w:rsidR="00FF2005" w:rsidRPr="005E15C0">
        <w:rPr>
          <w:rFonts w:cstheme="minorHAnsi"/>
          <w:sz w:val="24"/>
          <w:szCs w:val="24"/>
        </w:rPr>
        <w:t>.</w:t>
      </w:r>
      <w:r w:rsidR="00FF2005">
        <w:rPr>
          <w:rFonts w:cstheme="minorHAnsi"/>
          <w:sz w:val="24"/>
          <w:szCs w:val="24"/>
        </w:rPr>
        <w:t xml:space="preserve">  Consistent with Losee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2CE075F8"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Tengu Derby and WDFW surveys using </w:t>
      </w:r>
      <w:r w:rsidR="00CB7E57">
        <w:rPr>
          <w:rFonts w:cstheme="minorHAnsi"/>
          <w:sz w:val="24"/>
          <w:szCs w:val="24"/>
        </w:rPr>
        <w:t>univariate and</w:t>
      </w:r>
      <w:r>
        <w:rPr>
          <w:rFonts w:cstheme="minorHAnsi"/>
          <w:sz w:val="24"/>
          <w:szCs w:val="24"/>
        </w:rPr>
        <w:t xml:space="preserve"> multivariate state-space models</w:t>
      </w:r>
      <w:r w:rsidR="006847F4">
        <w:rPr>
          <w:rFonts w:cstheme="minorHAnsi"/>
          <w:sz w:val="24"/>
          <w:szCs w:val="24"/>
        </w:rPr>
        <w:t xml:space="preserve"> </w:t>
      </w:r>
      <w:r w:rsidR="006847F4">
        <w:rPr>
          <w:rFonts w:cstheme="minorHAnsi"/>
          <w:sz w:val="24"/>
          <w:szCs w:val="24"/>
        </w:rPr>
        <w:fldChar w:fldCharType="begin"/>
      </w:r>
      <w:r w:rsidR="006847F4">
        <w:rPr>
          <w:rFonts w:cstheme="minorHAnsi"/>
          <w:sz w:val="24"/>
          <w:szCs w:val="24"/>
        </w:rPr>
        <w:instrText xml:space="preserve"> ADDIN EN.CITE &lt;EndNote&gt;&lt;Cite&gt;&lt;Author&gt;Auger-Méthé&lt;/Author&gt;&lt;Year&gt;2021&lt;/Year&gt;&lt;RecNum&gt;7308&lt;/RecNum&gt;&lt;DisplayText&gt;(Auger-Méthé et al. 2021)&lt;/DisplayText&gt;&lt;record&gt;&lt;rec-number&gt;7308&lt;/rec-number&gt;&lt;foreign-keys&gt;&lt;key app="EN" db-id="pa2rd55p5t29rkezf59x9asssx9epef0ese0"&gt;7308&lt;/key&gt;&lt;/foreign-keys&gt;&lt;ref-type name="Journal Article"&gt;17&lt;/ref-type&gt;&lt;contributors&gt;&lt;authors&gt;&lt;author&gt;Auger-Méthé, M&lt;/author&gt;&lt;author&gt;Newman, K&lt;/author&gt;&lt;author&gt;Cole, D &lt;/author&gt;&lt;author&gt;Empacher, F&lt;/author&gt;&lt;author&gt;Gryba, R&lt;/author&gt;&lt;author&gt;King, A A&lt;/author&gt;&lt;author&gt;Leos-Barajas, V&lt;/author&gt;&lt;author&gt;Mills Flemming, J&lt;/author&gt;&lt;author&gt;Nielsen, A&lt;/author&gt;&lt;author&gt;Petris, G&lt;/author&gt;&lt;author&gt;Thomas, L&lt;/author&gt;&lt;/authors&gt;&lt;/contributors&gt;&lt;titles&gt;&lt;title&gt;A guide to state–space modeling of ecological time series&lt;/title&gt;&lt;secondary-title&gt;Ecological Monographs&lt;/secondary-title&gt;&lt;/titles&gt;&lt;periodical&gt;&lt;full-title&gt;Ecological Monographs&lt;/full-title&gt;&lt;/periodical&gt;&lt;dates&gt;&lt;year&gt;2021&lt;/year&gt;&lt;/dates&gt;&lt;urls&gt;&lt;/urls&gt;&lt;electronic-resource-num&gt;https://doi.org/10.1002/ecm.1470&lt;/electronic-resource-num&gt;&lt;/record&gt;&lt;/Cite&gt;&lt;/EndNote&gt;</w:instrText>
      </w:r>
      <w:r w:rsidR="006847F4">
        <w:rPr>
          <w:rFonts w:cstheme="minorHAnsi"/>
          <w:sz w:val="24"/>
          <w:szCs w:val="24"/>
        </w:rPr>
        <w:fldChar w:fldCharType="separate"/>
      </w:r>
      <w:r w:rsidR="006847F4">
        <w:rPr>
          <w:rFonts w:cstheme="minorHAnsi"/>
          <w:noProof/>
          <w:sz w:val="24"/>
          <w:szCs w:val="24"/>
        </w:rPr>
        <w:t>(</w:t>
      </w:r>
      <w:hyperlink w:anchor="_ENREF_2" w:tooltip="Auger-Méthé, 2021 #7308" w:history="1">
        <w:r w:rsidR="00905C49">
          <w:rPr>
            <w:rFonts w:cstheme="minorHAnsi"/>
            <w:noProof/>
            <w:sz w:val="24"/>
            <w:szCs w:val="24"/>
          </w:rPr>
          <w:t>Auger-Méthé et al. 2021</w:t>
        </w:r>
      </w:hyperlink>
      <w:r w:rsidR="006847F4">
        <w:rPr>
          <w:rFonts w:cstheme="minorHAnsi"/>
          <w:noProof/>
          <w:sz w:val="24"/>
          <w:szCs w:val="24"/>
        </w:rPr>
        <w:t>)</w:t>
      </w:r>
      <w:r w:rsidR="006847F4">
        <w:rPr>
          <w:rFonts w:cstheme="minorHAnsi"/>
          <w:sz w:val="24"/>
          <w:szCs w:val="24"/>
        </w:rPr>
        <w:fldChar w:fldCharType="end"/>
      </w:r>
      <w:r>
        <w:rPr>
          <w:rFonts w:cstheme="minorHAnsi"/>
          <w:sz w:val="24"/>
          <w:szCs w:val="24"/>
        </w:rPr>
        <w:t>. These models consist of two parts: 1) a state model 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w:t>
      </w:r>
      <w:r w:rsidR="00004A75">
        <w:rPr>
          <w:rFonts w:cstheme="minorHAnsi"/>
          <w:sz w:val="24"/>
          <w:szCs w:val="24"/>
        </w:rPr>
        <w:t xml:space="preserve">evidence for a systematic </w:t>
      </w:r>
      <w:r w:rsidR="00EB1F1D">
        <w:rPr>
          <w:rFonts w:cstheme="minorHAnsi"/>
          <w:sz w:val="24"/>
          <w:szCs w:val="24"/>
        </w:rPr>
        <w:t>change</w:t>
      </w:r>
      <w:r w:rsidR="00621D52">
        <w:rPr>
          <w:rFonts w:cstheme="minorHAnsi"/>
          <w:sz w:val="24"/>
          <w:szCs w:val="24"/>
        </w:rPr>
        <w:t xml:space="preserve"> in fish size over time; and 2) </w:t>
      </w:r>
      <w:r w:rsidR="009838D8">
        <w:rPr>
          <w:rFonts w:cstheme="minorHAnsi"/>
          <w:sz w:val="24"/>
          <w:szCs w:val="24"/>
        </w:rPr>
        <w:t>whether</w:t>
      </w:r>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were </w:t>
      </w:r>
      <w:r w:rsidR="009838D8">
        <w:rPr>
          <w:rFonts w:cstheme="minorHAnsi"/>
          <w:sz w:val="24"/>
          <w:szCs w:val="24"/>
        </w:rPr>
        <w:t>like</w:t>
      </w:r>
      <w:r w:rsidR="00621D52">
        <w:rPr>
          <w:rFonts w:cstheme="minorHAnsi"/>
          <w:sz w:val="24"/>
          <w:szCs w:val="24"/>
        </w:rPr>
        <w:t xml:space="preserve"> those fish caught </w:t>
      </w:r>
      <w:r w:rsidR="000E6CB5">
        <w:rPr>
          <w:rFonts w:cstheme="minorHAnsi"/>
          <w:sz w:val="24"/>
          <w:szCs w:val="24"/>
        </w:rPr>
        <w:t>in</w:t>
      </w:r>
      <w:r w:rsidR="00226FEC">
        <w:rPr>
          <w:rFonts w:cstheme="minorHAnsi"/>
          <w:sz w:val="24"/>
          <w:szCs w:val="24"/>
        </w:rPr>
        <w:t xml:space="preserve"> </w:t>
      </w:r>
      <w:r w:rsidR="000E6CB5">
        <w:rPr>
          <w:rFonts w:cstheme="minorHAnsi"/>
          <w:sz w:val="24"/>
          <w:szCs w:val="24"/>
        </w:rPr>
        <w:t xml:space="preserve">commercial </w:t>
      </w:r>
      <w:r w:rsidR="00226FEC">
        <w:rPr>
          <w:rFonts w:cstheme="minorHAnsi"/>
          <w:sz w:val="24"/>
          <w:szCs w:val="24"/>
        </w:rPr>
        <w:t>purse seines</w:t>
      </w:r>
      <w:r w:rsidR="00621D52">
        <w:rPr>
          <w:rFonts w:cstheme="minorHAnsi"/>
          <w:sz w:val="24"/>
          <w:szCs w:val="24"/>
        </w:rPr>
        <w:t>.</w:t>
      </w:r>
      <w:r w:rsidR="000E6CB5">
        <w:rPr>
          <w:rFonts w:cstheme="minorHAnsi"/>
          <w:sz w:val="24"/>
          <w:szCs w:val="24"/>
        </w:rPr>
        <w:t xml:space="preserve"> For objective (1), we fit models to the two different time periods mentioned above; models in objective (2) were based solely upon the later </w:t>
      </w:r>
      <w:r w:rsidR="009838D8">
        <w:rPr>
          <w:rFonts w:cstheme="minorHAnsi"/>
          <w:sz w:val="24"/>
          <w:szCs w:val="24"/>
        </w:rPr>
        <w:t>period</w:t>
      </w:r>
      <w:r w:rsidR="00DE13CF">
        <w:rPr>
          <w:rFonts w:cstheme="minorHAnsi"/>
          <w:sz w:val="24"/>
          <w:szCs w:val="24"/>
        </w:rPr>
        <w:t xml:space="preserve"> (</w:t>
      </w:r>
      <w:r w:rsidR="00DE13CF" w:rsidRPr="005E15C0">
        <w:rPr>
          <w:rFonts w:cstheme="minorHAnsi"/>
          <w:sz w:val="24"/>
          <w:szCs w:val="24"/>
        </w:rPr>
        <w:t>1970 – 2014</w:t>
      </w:r>
      <w:r w:rsidR="00DE13CF">
        <w:rPr>
          <w:rFonts w:cstheme="minorHAnsi"/>
          <w:sz w:val="24"/>
          <w:szCs w:val="24"/>
        </w:rPr>
        <w:t>)</w:t>
      </w:r>
      <w:r w:rsidR="000E6CB5">
        <w:rPr>
          <w:rFonts w:cstheme="minorHAnsi"/>
          <w:sz w:val="24"/>
          <w:szCs w:val="24"/>
        </w:rPr>
        <w:t>.</w:t>
      </w:r>
    </w:p>
    <w:p w14:paraId="14199E4E" w14:textId="7C215AB3"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r>
        <w:rPr>
          <w:rFonts w:cstheme="minorHAnsi"/>
          <w:sz w:val="24"/>
          <w:szCs w:val="24"/>
        </w:rPr>
        <w:t>. Specifically,</w:t>
      </w:r>
      <w:r w:rsidR="009046B8">
        <w:rPr>
          <w:rFonts w:cstheme="minorHAnsi"/>
          <w:sz w:val="24"/>
          <w:szCs w:val="24"/>
        </w:rPr>
        <w:t xml:space="preserve"> the model takes the form</w:t>
      </w:r>
    </w:p>
    <w:p w14:paraId="20065AD8" w14:textId="71D2069C"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del w:id="0" w:author="Author">
                    <w:rPr>
                      <w:rFonts w:ascii="Cambria Math" w:hAnsi="Cambria Math" w:cstheme="minorHAnsi"/>
                      <w:iCs/>
                      <w:sz w:val="24"/>
                      <w:szCs w:val="24"/>
                    </w:rPr>
                  </w:del>
                </m:ctrlPr>
              </m:dPr>
              <m:e>
                <m:r>
                  <w:del w:id="1" w:author="Author">
                    <m:rPr>
                      <m:sty m:val="p"/>
                    </m:rPr>
                    <w:rPr>
                      <w:rFonts w:ascii="Cambria Math" w:hAnsi="Cambria Math" w:cstheme="minorHAnsi"/>
                      <w:sz w:val="24"/>
                      <w:szCs w:val="24"/>
                    </w:rPr>
                    <m:t>i,t</m:t>
                  </w:del>
                </m:r>
              </m:e>
            </m:d>
            <m:r>
              <w:ins w:id="2" w:author="Author">
                <m:rPr>
                  <m:sty m:val="p"/>
                </m:rPr>
                <w:rPr>
                  <w:rFonts w:ascii="Cambria Math" w:hAnsi="Cambria Math" w:cstheme="minorHAnsi"/>
                  <w:sz w:val="24"/>
                  <w:szCs w:val="24"/>
                </w:rPr>
                <m:t>i,t</m:t>
              </w:ins>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ins w:id="3" w:author="Author">
                <w:rPr>
                  <w:rFonts w:ascii="Cambria Math" w:hAnsi="Cambria Math" w:cstheme="minorHAnsi"/>
                  <w:sz w:val="24"/>
                  <w:szCs w:val="24"/>
                </w:rPr>
                <m:t>i,t-1</m:t>
              </w:ins>
            </m:r>
            <m:d>
              <m:dPr>
                <m:ctrlPr>
                  <w:del w:id="4" w:author="Author">
                    <w:rPr>
                      <w:rFonts w:ascii="Cambria Math" w:hAnsi="Cambria Math" w:cstheme="minorHAnsi"/>
                      <w:i/>
                      <w:sz w:val="24"/>
                      <w:szCs w:val="24"/>
                    </w:rPr>
                  </w:del>
                </m:ctrlPr>
              </m:dPr>
              <m:e>
                <m:r>
                  <w:del w:id="5" w:author="Author">
                    <w:rPr>
                      <w:rFonts w:ascii="Cambria Math" w:hAnsi="Cambria Math" w:cstheme="minorHAnsi"/>
                      <w:sz w:val="24"/>
                      <w:szCs w:val="24"/>
                    </w:rPr>
                    <m:t>i,t-1</m:t>
                  </w:del>
                </m:r>
              </m:e>
            </m:d>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ins w:id="6" w:author="Author">
                <w:rPr>
                  <w:rFonts w:ascii="Cambria Math" w:hAnsi="Cambria Math" w:cstheme="minorHAnsi"/>
                  <w:sz w:val="24"/>
                  <w:szCs w:val="24"/>
                </w:rPr>
                <m:t>i,t</m:t>
              </w:ins>
            </m:r>
            <m:d>
              <m:dPr>
                <m:ctrlPr>
                  <w:del w:id="7" w:author="Author">
                    <w:rPr>
                      <w:rFonts w:ascii="Cambria Math" w:hAnsi="Cambria Math" w:cstheme="minorHAnsi"/>
                      <w:i/>
                      <w:sz w:val="24"/>
                      <w:szCs w:val="24"/>
                    </w:rPr>
                  </w:del>
                </m:ctrlPr>
              </m:dPr>
              <m:e>
                <m:r>
                  <w:del w:id="8" w:author="Author">
                    <w:rPr>
                      <w:rFonts w:ascii="Cambria Math" w:hAnsi="Cambria Math" w:cstheme="minorHAnsi"/>
                      <w:sz w:val="24"/>
                      <w:szCs w:val="24"/>
                    </w:rPr>
                    <m:t>i,t</m:t>
                  </w:del>
                </m:r>
              </m:e>
            </m:d>
          </m:sub>
        </m:sSub>
      </m:oMath>
      <w:r>
        <w:rPr>
          <w:rFonts w:eastAsiaTheme="minorEastAsia" w:cstheme="minorHAnsi"/>
          <w:sz w:val="24"/>
          <w:szCs w:val="24"/>
        </w:rPr>
        <w:tab/>
        <w:t>(1)</w:t>
      </w:r>
    </w:p>
    <w:p w14:paraId="0BD7691A" w14:textId="02EE069F"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lastRenderedPageBreak/>
        <w:t xml:space="preserve">where </w:t>
      </w:r>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r w:rsidR="00DB523D">
        <w:rPr>
          <w:rFonts w:eastAsiaTheme="minorEastAsia" w:cstheme="minorHAnsi"/>
          <w:i/>
          <w:iCs/>
          <w:sz w:val="24"/>
          <w:szCs w:val="24"/>
        </w:rPr>
        <w:t>i</w:t>
      </w:r>
      <w:r>
        <w:rPr>
          <w:rFonts w:eastAsiaTheme="minorEastAsia" w:cstheme="minorHAnsi"/>
          <w:sz w:val="24"/>
          <w:szCs w:val="24"/>
        </w:rPr>
        <w:t xml:space="preserve">, and </w:t>
      </w:r>
      <w:r w:rsidRPr="006B0B11">
        <w:rPr>
          <w:rFonts w:eastAsiaTheme="minorEastAsia" w:cstheme="minorHAnsi"/>
          <w:i/>
          <w:iCs/>
          <w:sz w:val="24"/>
          <w:szCs w:val="24"/>
        </w:rPr>
        <w:t>w</w:t>
      </w:r>
      <w:r w:rsidR="00DB523D">
        <w:rPr>
          <w:rFonts w:eastAsiaTheme="minorEastAsia" w:cstheme="minorHAnsi"/>
          <w:i/>
          <w:iCs/>
          <w:sz w:val="24"/>
          <w:szCs w:val="24"/>
          <w:vertAlign w:val="subscript"/>
        </w:rPr>
        <w:t>i,t</w:t>
      </w:r>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r w:rsidRPr="006B0B11">
        <w:rPr>
          <w:rFonts w:eastAsiaTheme="minorEastAsia" w:cstheme="minorHAnsi"/>
          <w:i/>
          <w:iCs/>
          <w:sz w:val="24"/>
          <w:szCs w:val="24"/>
        </w:rPr>
        <w:t>w</w:t>
      </w:r>
      <w:r w:rsidR="00DB523D">
        <w:rPr>
          <w:rFonts w:eastAsiaTheme="minorEastAsia" w:cstheme="minorHAnsi"/>
          <w:i/>
          <w:iCs/>
          <w:sz w:val="24"/>
          <w:szCs w:val="24"/>
          <w:vertAlign w:val="subscript"/>
        </w:rPr>
        <w:t>i,t</w:t>
      </w:r>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CB7E57">
        <w:rPr>
          <w:rFonts w:eastAsiaTheme="minorEastAsia" w:cstheme="minorHAnsi"/>
          <w:sz w:val="24"/>
          <w:szCs w:val="24"/>
        </w:rPr>
        <w:t xml:space="preserve"> </w:t>
      </w:r>
      <w:r w:rsidR="00841798">
        <w:rPr>
          <w:rFonts w:eastAsiaTheme="minorEastAsia" w:cstheme="minorHAnsi"/>
          <w:sz w:val="24"/>
          <w:szCs w:val="24"/>
        </w:rPr>
        <w:t xml:space="preserve">Setting </w:t>
      </w:r>
      <w:r w:rsidR="00841798" w:rsidRPr="00841798">
        <w:rPr>
          <w:rFonts w:eastAsiaTheme="minorEastAsia" w:cstheme="minorHAnsi"/>
          <w:i/>
          <w:iCs/>
          <w:sz w:val="24"/>
          <w:szCs w:val="24"/>
        </w:rPr>
        <w:t>u</w:t>
      </w:r>
      <w:r w:rsidR="00841798" w:rsidRPr="00841798">
        <w:rPr>
          <w:rFonts w:eastAsiaTheme="minorEastAsia" w:cstheme="minorHAnsi"/>
          <w:i/>
          <w:iCs/>
          <w:sz w:val="24"/>
          <w:szCs w:val="24"/>
          <w:vertAlign w:val="subscript"/>
        </w:rPr>
        <w:t>i</w:t>
      </w:r>
      <w:r w:rsidR="00841798">
        <w:rPr>
          <w:rFonts w:eastAsiaTheme="minorEastAsia" w:cstheme="minorHAnsi"/>
          <w:sz w:val="24"/>
          <w:szCs w:val="24"/>
        </w:rPr>
        <w:t xml:space="preserve"> = 0 gives an unbiased random walk.</w:t>
      </w:r>
    </w:p>
    <w:p w14:paraId="3EC22C71" w14:textId="31F3E228"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w:t>
      </w:r>
      <w:r w:rsidR="003439FA">
        <w:rPr>
          <w:rFonts w:eastAsiaTheme="minorEastAsia" w:cstheme="minorHAnsi"/>
          <w:sz w:val="24"/>
          <w:szCs w:val="24"/>
        </w:rPr>
        <w:t>measured masses</w:t>
      </w:r>
      <w:r>
        <w:rPr>
          <w:rFonts w:eastAsiaTheme="minorEastAsia" w:cstheme="minorHAnsi"/>
          <w:sz w:val="24"/>
          <w:szCs w:val="24"/>
        </w:rPr>
        <w:t xml:space="preserve"> of adult salmon </w:t>
      </w:r>
      <w:r w:rsidR="00E92A0D">
        <w:rPr>
          <w:rFonts w:eastAsiaTheme="minorEastAsia" w:cstheme="minorHAnsi"/>
          <w:sz w:val="24"/>
          <w:szCs w:val="24"/>
        </w:rPr>
        <w:t>each year</w:t>
      </w:r>
      <w:r>
        <w:rPr>
          <w:rFonts w:eastAsiaTheme="minorEastAsia" w:cstheme="minorHAnsi"/>
          <w:sz w:val="24"/>
          <w:szCs w:val="24"/>
        </w:rPr>
        <w:t xml:space="preserve"> as sample</w:t>
      </w:r>
      <w:r w:rsidR="003439FA">
        <w:rPr>
          <w:rFonts w:eastAsiaTheme="minorEastAsia" w:cstheme="minorHAnsi"/>
          <w:sz w:val="24"/>
          <w:szCs w:val="24"/>
        </w:rPr>
        <w:t>s</w:t>
      </w:r>
      <w:r>
        <w:rPr>
          <w:rFonts w:eastAsiaTheme="minorEastAsia" w:cstheme="minorHAnsi"/>
          <w:sz w:val="24"/>
          <w:szCs w:val="24"/>
        </w:rPr>
        <w:t xml:space="preserve"> </w:t>
      </w:r>
      <w:r w:rsidR="00497733">
        <w:rPr>
          <w:rFonts w:eastAsiaTheme="minorEastAsia" w:cstheme="minorHAnsi"/>
          <w:sz w:val="24"/>
          <w:szCs w:val="24"/>
        </w:rPr>
        <w:t>from</w:t>
      </w:r>
      <w:r>
        <w:rPr>
          <w:rFonts w:eastAsiaTheme="minorEastAsia" w:cstheme="minorHAnsi"/>
          <w:sz w:val="24"/>
          <w:szCs w:val="24"/>
        </w:rPr>
        <w:t xml:space="preserve"> the distribution of true </w:t>
      </w:r>
      <w:r w:rsidR="00CB7E57">
        <w:rPr>
          <w:rFonts w:eastAsiaTheme="minorEastAsia" w:cstheme="minorHAnsi"/>
          <w:sz w:val="24"/>
          <w:szCs w:val="24"/>
        </w:rPr>
        <w:t>sizes</w:t>
      </w:r>
      <w:r>
        <w:rPr>
          <w:rFonts w:eastAsiaTheme="minorEastAsia" w:cstheme="minorHAnsi"/>
          <w:sz w:val="24"/>
          <w:szCs w:val="24"/>
        </w:rPr>
        <w:t xml:space="preserve">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64FD9A95" w14:textId="46397DDC" w:rsidR="003439FA" w:rsidRDefault="00497733" w:rsidP="00CB7E57">
      <w:pPr>
        <w:spacing w:after="0" w:line="480" w:lineRule="auto"/>
        <w:rPr>
          <w:rFonts w:eastAsiaTheme="minorEastAsia" w:cstheme="minorHAnsi"/>
          <w:sz w:val="24"/>
          <w:szCs w:val="24"/>
        </w:rPr>
      </w:pPr>
      <w:r>
        <w:rPr>
          <w:rFonts w:eastAsiaTheme="minorEastAsia" w:cstheme="minorHAnsi"/>
          <w:sz w:val="24"/>
          <w:szCs w:val="24"/>
        </w:rPr>
        <w:t xml:space="preserve">where </w:t>
      </w:r>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r>
        <w:rPr>
          <w:rFonts w:eastAsiaTheme="minorEastAsia" w:cstheme="minorHAnsi"/>
          <w:sz w:val="24"/>
          <w:szCs w:val="24"/>
        </w:rPr>
        <w:t xml:space="preserve"> is the natural logarithm of observed fish </w:t>
      </w:r>
      <w:r w:rsidR="00CB7E57">
        <w:rPr>
          <w:rFonts w:eastAsiaTheme="minorEastAsia" w:cstheme="minorHAnsi"/>
          <w:sz w:val="24"/>
          <w:szCs w:val="24"/>
        </w:rPr>
        <w:t>mass</w:t>
      </w:r>
      <w:r>
        <w:rPr>
          <w:rFonts w:eastAsiaTheme="minorEastAsia" w:cstheme="minorHAnsi"/>
          <w:sz w:val="24"/>
          <w:szCs w:val="24"/>
        </w:rPr>
        <w:t xml:space="preserve"> </w:t>
      </w:r>
      <w:r w:rsidR="00CB7E57">
        <w:rPr>
          <w:rFonts w:eastAsiaTheme="minorEastAsia" w:cstheme="minorHAnsi"/>
          <w:sz w:val="24"/>
          <w:szCs w:val="24"/>
        </w:rPr>
        <w:t xml:space="preserve">(kg) </w:t>
      </w:r>
      <w:r>
        <w:rPr>
          <w:rFonts w:eastAsiaTheme="minorEastAsia" w:cstheme="minorHAnsi"/>
          <w:sz w:val="24"/>
          <w:szCs w:val="24"/>
        </w:rPr>
        <w:t xml:space="preserve">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r>
        <w:rPr>
          <w:rFonts w:eastAsiaTheme="minorEastAsia" w:cstheme="minorHAnsi"/>
          <w:i/>
          <w:iCs/>
          <w:sz w:val="24"/>
          <w:szCs w:val="24"/>
        </w:rPr>
        <w:t>a</w:t>
      </w:r>
      <w:r>
        <w:rPr>
          <w:rFonts w:eastAsiaTheme="minorEastAsia" w:cstheme="minorHAnsi"/>
          <w:i/>
          <w:iCs/>
          <w:sz w:val="24"/>
          <w:szCs w:val="24"/>
          <w:vertAlign w:val="subscript"/>
        </w:rPr>
        <w:t>j</w:t>
      </w:r>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r>
        <w:rPr>
          <w:rFonts w:eastAsiaTheme="minorEastAsia" w:cstheme="minorHAnsi"/>
          <w:i/>
          <w:iCs/>
          <w:sz w:val="24"/>
          <w:szCs w:val="24"/>
        </w:rPr>
        <w:t>v</w:t>
      </w:r>
      <w:r>
        <w:rPr>
          <w:rFonts w:eastAsiaTheme="minorEastAsia" w:cstheme="minorHAnsi"/>
          <w:i/>
          <w:iCs/>
          <w:sz w:val="24"/>
          <w:szCs w:val="24"/>
          <w:vertAlign w:val="subscript"/>
        </w:rPr>
        <w:t>j,t</w:t>
      </w:r>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r>
        <w:rPr>
          <w:rFonts w:eastAsiaTheme="minorEastAsia" w:cstheme="minorHAnsi"/>
          <w:i/>
          <w:iCs/>
          <w:sz w:val="24"/>
          <w:szCs w:val="24"/>
        </w:rPr>
        <w:t>v</w:t>
      </w:r>
      <w:r>
        <w:rPr>
          <w:rFonts w:eastAsiaTheme="minorEastAsia" w:cstheme="minorHAnsi"/>
          <w:i/>
          <w:iCs/>
          <w:sz w:val="24"/>
          <w:szCs w:val="24"/>
          <w:vertAlign w:val="subscript"/>
        </w:rPr>
        <w:t>j,t</w:t>
      </w:r>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t>
      </w:r>
    </w:p>
    <w:p w14:paraId="33CFA9E8" w14:textId="12075050" w:rsidR="00497733" w:rsidRDefault="00CB7E57" w:rsidP="000009DA">
      <w:pPr>
        <w:spacing w:after="0" w:line="480" w:lineRule="auto"/>
        <w:ind w:firstLine="720"/>
        <w:rPr>
          <w:rFonts w:eastAsiaTheme="minorEastAsia" w:cstheme="minorHAnsi"/>
          <w:sz w:val="24"/>
          <w:szCs w:val="24"/>
        </w:rPr>
      </w:pPr>
      <w:r>
        <w:rPr>
          <w:rFonts w:eastAsiaTheme="minorEastAsia" w:cstheme="minorHAnsi"/>
          <w:sz w:val="24"/>
          <w:szCs w:val="24"/>
        </w:rPr>
        <w:t xml:space="preserve">When </w:t>
      </w:r>
      <w:r w:rsidRPr="00CB7E57">
        <w:rPr>
          <w:rFonts w:eastAsiaTheme="minorEastAsia" w:cstheme="minorHAnsi"/>
          <w:i/>
          <w:iCs/>
          <w:sz w:val="24"/>
          <w:szCs w:val="24"/>
        </w:rPr>
        <w:t>i</w:t>
      </w:r>
      <w:r w:rsidRPr="00CB7E57">
        <w:rPr>
          <w:rFonts w:eastAsiaTheme="minorEastAsia" w:cstheme="minorHAnsi"/>
          <w:sz w:val="24"/>
          <w:szCs w:val="24"/>
        </w:rPr>
        <w:t xml:space="preserve"> = </w:t>
      </w:r>
      <w:r w:rsidRPr="00CB7E57">
        <w:rPr>
          <w:rFonts w:eastAsiaTheme="minorEastAsia" w:cstheme="minorHAnsi"/>
          <w:i/>
          <w:iCs/>
          <w:sz w:val="24"/>
          <w:szCs w:val="24"/>
        </w:rPr>
        <w:t>j</w:t>
      </w:r>
      <w:r w:rsidRPr="00CB7E57">
        <w:rPr>
          <w:rFonts w:eastAsiaTheme="minorEastAsia" w:cstheme="minorHAnsi"/>
          <w:sz w:val="24"/>
          <w:szCs w:val="24"/>
        </w:rPr>
        <w:t xml:space="preserve"> = </w:t>
      </w:r>
      <w:r w:rsidRPr="00CB7E57">
        <w:rPr>
          <w:rFonts w:eastAsiaTheme="minorEastAsia" w:cstheme="minorHAnsi"/>
          <w:i/>
          <w:iCs/>
          <w:sz w:val="24"/>
          <w:szCs w:val="24"/>
        </w:rPr>
        <w:t>1</w:t>
      </w:r>
      <w:r>
        <w:rPr>
          <w:rFonts w:eastAsiaTheme="minorEastAsia" w:cstheme="minorHAnsi"/>
          <w:sz w:val="24"/>
          <w:szCs w:val="24"/>
        </w:rPr>
        <w:t>, both the state and observation models are univariate</w:t>
      </w:r>
      <w:r w:rsidR="003439FA">
        <w:rPr>
          <w:rFonts w:eastAsiaTheme="minorEastAsia" w:cstheme="minorHAnsi"/>
          <w:sz w:val="24"/>
          <w:szCs w:val="24"/>
        </w:rPr>
        <w:t xml:space="preserve"> and the subscript </w:t>
      </w:r>
      <w:r w:rsidR="003439FA" w:rsidRPr="003439FA">
        <w:rPr>
          <w:rFonts w:eastAsiaTheme="minorEastAsia" w:cstheme="minorHAnsi"/>
          <w:i/>
          <w:iCs/>
          <w:sz w:val="24"/>
          <w:szCs w:val="24"/>
        </w:rPr>
        <w:t>i</w:t>
      </w:r>
      <w:r w:rsidR="003439FA">
        <w:rPr>
          <w:rFonts w:eastAsiaTheme="minorEastAsia" w:cstheme="minorHAnsi"/>
          <w:sz w:val="24"/>
          <w:szCs w:val="24"/>
        </w:rPr>
        <w:t xml:space="preserve"> </w:t>
      </w:r>
      <w:r w:rsidR="000009DA">
        <w:rPr>
          <w:rFonts w:eastAsiaTheme="minorEastAsia" w:cstheme="minorHAnsi"/>
          <w:sz w:val="24"/>
          <w:szCs w:val="24"/>
        </w:rPr>
        <w:t xml:space="preserve">in equations (1) and (2) </w:t>
      </w:r>
      <w:r w:rsidR="003439FA">
        <w:rPr>
          <w:rFonts w:eastAsiaTheme="minorEastAsia" w:cstheme="minorHAnsi"/>
          <w:sz w:val="24"/>
          <w:szCs w:val="24"/>
        </w:rPr>
        <w:t>can be ignored</w:t>
      </w:r>
      <w:r w:rsidR="000009DA">
        <w:rPr>
          <w:rFonts w:eastAsiaTheme="minorEastAsia" w:cstheme="minorHAnsi"/>
          <w:sz w:val="24"/>
          <w:szCs w:val="24"/>
        </w:rPr>
        <w:t xml:space="preserve">, as we did when examining the entire time series from the Tengu Derby. </w:t>
      </w:r>
      <w:r w:rsidR="003439FA">
        <w:rPr>
          <w:rFonts w:eastAsiaTheme="minorEastAsia" w:cstheme="minorHAnsi"/>
          <w:sz w:val="24"/>
          <w:szCs w:val="24"/>
        </w:rPr>
        <w:t xml:space="preserve">When </w:t>
      </w:r>
      <w:r w:rsidR="003439FA" w:rsidRPr="006B0B11">
        <w:rPr>
          <w:rFonts w:eastAsiaTheme="minorEastAsia" w:cstheme="minorHAnsi"/>
          <w:i/>
          <w:iCs/>
          <w:sz w:val="24"/>
          <w:szCs w:val="24"/>
        </w:rPr>
        <w:t>i</w:t>
      </w:r>
      <w:r w:rsidR="003439FA" w:rsidRPr="00D75B2E">
        <w:rPr>
          <w:rFonts w:eastAsiaTheme="minorEastAsia" w:cstheme="minorHAnsi"/>
          <w:sz w:val="24"/>
          <w:szCs w:val="24"/>
        </w:rPr>
        <w:t xml:space="preserve"> = </w:t>
      </w:r>
      <w:r w:rsidR="003439FA" w:rsidRPr="006B0B11">
        <w:rPr>
          <w:rFonts w:eastAsiaTheme="minorEastAsia" w:cstheme="minorHAnsi"/>
          <w:i/>
          <w:iCs/>
          <w:sz w:val="24"/>
          <w:szCs w:val="24"/>
        </w:rPr>
        <w:t>j</w:t>
      </w:r>
      <w:r w:rsidR="003439FA">
        <w:rPr>
          <w:rFonts w:eastAsiaTheme="minorEastAsia" w:cstheme="minorHAnsi"/>
          <w:sz w:val="24"/>
          <w:szCs w:val="24"/>
        </w:rPr>
        <w:t xml:space="preserve"> = 2, the Tengu and WDFW data are assumed to be samples from their own unique populations.</w:t>
      </w:r>
      <w:r w:rsidR="00EB1F1D">
        <w:rPr>
          <w:rFonts w:eastAsiaTheme="minorEastAsia" w:cstheme="minorHAnsi"/>
          <w:sz w:val="24"/>
          <w:szCs w:val="24"/>
        </w:rPr>
        <w:t xml:space="preserve"> For this </w:t>
      </w:r>
      <w:r w:rsidR="00D75B2E">
        <w:rPr>
          <w:rFonts w:eastAsiaTheme="minorEastAsia" w:cstheme="minorHAnsi"/>
          <w:sz w:val="24"/>
          <w:szCs w:val="24"/>
        </w:rPr>
        <w:t>case</w:t>
      </w:r>
      <w:r w:rsidR="00EB1F1D">
        <w:rPr>
          <w:rFonts w:eastAsiaTheme="minorEastAsia" w:cstheme="minorHAnsi"/>
          <w:sz w:val="24"/>
          <w:szCs w:val="24"/>
        </w:rPr>
        <w:t>, w</w:t>
      </w:r>
      <w:r w:rsidR="00497733">
        <w:rPr>
          <w:rFonts w:eastAsiaTheme="minorEastAsia" w:cstheme="minorHAnsi"/>
          <w:sz w:val="24"/>
          <w:szCs w:val="24"/>
        </w:rPr>
        <w:t>e write equations (1) and (2) in matrix notation</w:t>
      </w:r>
      <w:r w:rsidR="00EB1F1D">
        <w:rPr>
          <w:rFonts w:eastAsiaTheme="minorEastAsia" w:cstheme="minorHAnsi"/>
          <w:sz w:val="24"/>
          <w:szCs w:val="24"/>
        </w:rPr>
        <w:t xml:space="preserve"> where </w:t>
      </w:r>
      <w:r w:rsidR="00EB1F1D" w:rsidRPr="003471C9">
        <w:rPr>
          <w:rFonts w:eastAsiaTheme="minorEastAsia" w:cstheme="minorHAnsi"/>
          <w:i/>
          <w:iCs/>
          <w:sz w:val="24"/>
          <w:szCs w:val="24"/>
        </w:rPr>
        <w:t>T</w:t>
      </w:r>
      <w:r w:rsidR="00EB1F1D">
        <w:rPr>
          <w:rFonts w:eastAsiaTheme="minorEastAsia" w:cstheme="minorHAnsi"/>
          <w:sz w:val="24"/>
          <w:szCs w:val="24"/>
        </w:rPr>
        <w:t xml:space="preserve"> and </w:t>
      </w:r>
      <w:r w:rsidR="00EB1F1D" w:rsidRPr="003471C9">
        <w:rPr>
          <w:rFonts w:eastAsiaTheme="minorEastAsia" w:cstheme="minorHAnsi"/>
          <w:i/>
          <w:iCs/>
          <w:sz w:val="24"/>
          <w:szCs w:val="24"/>
        </w:rPr>
        <w:t>W</w:t>
      </w:r>
      <w:r w:rsidR="00EB1F1D">
        <w:rPr>
          <w:rFonts w:eastAsiaTheme="minorEastAsia" w:cstheme="minorHAnsi"/>
          <w:sz w:val="24"/>
          <w:szCs w:val="24"/>
        </w:rPr>
        <w:t xml:space="preserve"> indicate Tengu Derby and WDFW, respectively, </w:t>
      </w:r>
      <w:r w:rsidR="003471C9">
        <w:rPr>
          <w:rFonts w:eastAsiaTheme="minorEastAsia" w:cstheme="minorHAnsi"/>
          <w:sz w:val="24"/>
          <w:szCs w:val="24"/>
        </w:rPr>
        <w:t>and</w:t>
      </w:r>
    </w:p>
    <w:p w14:paraId="2919C1AA" w14:textId="2EF7F50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w:t>
      </w:r>
    </w:p>
    <w:p w14:paraId="3D0CE722" w14:textId="29A464AB"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4</w:t>
      </w:r>
      <w:r>
        <w:rPr>
          <w:rFonts w:eastAsiaTheme="minorEastAsia" w:cstheme="minorHAnsi"/>
          <w:sz w:val="24"/>
          <w:szCs w:val="24"/>
        </w:rPr>
        <w:t>)</w:t>
      </w:r>
    </w:p>
    <w:p w14:paraId="020CFE3A" w14:textId="7043B1B4" w:rsidR="00841798" w:rsidRDefault="00841798" w:rsidP="00841798">
      <w:pPr>
        <w:spacing w:after="0" w:line="480" w:lineRule="auto"/>
        <w:rPr>
          <w:rFonts w:eastAsiaTheme="minorEastAsia" w:cstheme="minorHAnsi"/>
          <w:sz w:val="24"/>
          <w:szCs w:val="24"/>
        </w:rPr>
      </w:pPr>
      <w:r>
        <w:rPr>
          <w:rFonts w:eastAsiaTheme="minorEastAsia" w:cstheme="minorHAnsi"/>
          <w:sz w:val="24"/>
          <w:szCs w:val="24"/>
        </w:rPr>
        <w:t xml:space="preserve">As with equation (1), setting the vector </w:t>
      </w:r>
      <m:oMath>
        <m:sSup>
          <m:sSupPr>
            <m:ctrlPr>
              <w:rPr>
                <w:rFonts w:ascii="Cambria Math" w:eastAsiaTheme="minorEastAsia" w:hAnsi="Cambria Math" w:cstheme="minorHAnsi"/>
                <w:i/>
                <w:sz w:val="24"/>
                <w:szCs w:val="24"/>
              </w:rPr>
            </m:ctrlPr>
          </m:sSupPr>
          <m:e>
            <m:d>
              <m:dPr>
                <m:begChr m:val="["/>
                <m:endChr m:val="]"/>
                <m:ctrlPr>
                  <w:rPr>
                    <w:rFonts w:ascii="Cambria Math" w:eastAsiaTheme="minorEastAsia" w:hAnsi="Cambria Math" w:cstheme="minorHAns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u</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p>
            <m:r>
              <m:rPr>
                <m:sty m:val="p"/>
              </m:rPr>
              <w:rPr>
                <w:rFonts w:ascii="Cambria Math" w:eastAsiaTheme="minorEastAsia" w:hAnsi="Cambria Math" w:cstheme="minorHAnsi"/>
                <w:sz w:val="24"/>
                <w:szCs w:val="24"/>
              </w:rPr>
              <m:t>⊤</m:t>
            </m:r>
          </m:sup>
        </m:sSup>
        <m:r>
          <w:rPr>
            <w:rFonts w:ascii="Cambria Math" w:eastAsiaTheme="minorEastAsia" w:hAnsi="Cambria Math" w:cstheme="minorHAnsi"/>
            <w:sz w:val="24"/>
            <w:szCs w:val="24"/>
          </w:rPr>
          <m:t>=0</m:t>
        </m:r>
      </m:oMath>
      <w:r>
        <w:rPr>
          <w:rFonts w:eastAsiaTheme="minorEastAsia" w:cstheme="minorHAnsi"/>
          <w:sz w:val="24"/>
          <w:szCs w:val="24"/>
        </w:rPr>
        <w:t xml:space="preserve"> yields an unbiased random walk.</w:t>
      </w:r>
    </w:p>
    <w:p w14:paraId="57A71C1D" w14:textId="666FFE16" w:rsidR="00497733" w:rsidRDefault="00841798" w:rsidP="00841798">
      <w:pPr>
        <w:spacing w:after="0" w:line="480" w:lineRule="auto"/>
        <w:ind w:firstLine="720"/>
        <w:rPr>
          <w:rFonts w:eastAsiaTheme="minorEastAsia" w:cstheme="minorHAnsi"/>
          <w:sz w:val="24"/>
          <w:szCs w:val="24"/>
        </w:rPr>
      </w:pPr>
      <w:r>
        <w:rPr>
          <w:rFonts w:eastAsiaTheme="minorEastAsia" w:cstheme="minorHAnsi"/>
          <w:sz w:val="24"/>
          <w:szCs w:val="24"/>
        </w:rPr>
        <w:t xml:space="preserve">When each set of observed masses is assumed to be a sample from the same population, </w:t>
      </w:r>
      <w:r w:rsidR="000015B6" w:rsidRPr="006B0B11">
        <w:rPr>
          <w:rFonts w:eastAsiaTheme="minorEastAsia" w:cstheme="minorHAnsi"/>
          <w:i/>
          <w:iCs/>
          <w:sz w:val="24"/>
          <w:szCs w:val="24"/>
        </w:rPr>
        <w:t>i</w:t>
      </w:r>
      <w:r w:rsidR="000015B6" w:rsidRPr="00D75B2E">
        <w:rPr>
          <w:rFonts w:eastAsiaTheme="minorEastAsia" w:cstheme="minorHAnsi"/>
          <w:sz w:val="24"/>
          <w:szCs w:val="24"/>
        </w:rPr>
        <w:t xml:space="preserve"> =</w:t>
      </w:r>
      <w:r w:rsidR="00383720">
        <w:rPr>
          <w:rFonts w:eastAsiaTheme="minorEastAsia" w:cstheme="minorHAnsi"/>
          <w:sz w:val="24"/>
          <w:szCs w:val="24"/>
        </w:rPr>
        <w:t xml:space="preserve"> 1</w:t>
      </w:r>
      <w:r>
        <w:rPr>
          <w:rFonts w:eastAsiaTheme="minorEastAsia" w:cstheme="minorHAnsi"/>
          <w:sz w:val="24"/>
          <w:szCs w:val="24"/>
        </w:rPr>
        <w:t>,</w:t>
      </w:r>
      <w:r w:rsidR="000015B6" w:rsidRPr="00D75B2E">
        <w:rPr>
          <w:rFonts w:eastAsiaTheme="minorEastAsia" w:cstheme="minorHAnsi"/>
          <w:sz w:val="24"/>
          <w:szCs w:val="24"/>
        </w:rPr>
        <w:t xml:space="preserve"> </w:t>
      </w:r>
      <w:r w:rsidR="000015B6" w:rsidRPr="006B0B11">
        <w:rPr>
          <w:rFonts w:eastAsiaTheme="minorEastAsia" w:cstheme="minorHAnsi"/>
          <w:i/>
          <w:iCs/>
          <w:sz w:val="24"/>
          <w:szCs w:val="24"/>
        </w:rPr>
        <w:t>j</w:t>
      </w:r>
      <w:r w:rsidR="000015B6">
        <w:rPr>
          <w:rFonts w:eastAsiaTheme="minorEastAsia" w:cstheme="minorHAnsi"/>
          <w:sz w:val="24"/>
          <w:szCs w:val="24"/>
        </w:rPr>
        <w:t xml:space="preserve"> = 2, </w:t>
      </w:r>
      <w:r>
        <w:rPr>
          <w:rFonts w:eastAsiaTheme="minorEastAsia" w:cstheme="minorHAnsi"/>
          <w:sz w:val="24"/>
          <w:szCs w:val="24"/>
        </w:rPr>
        <w:t>and</w:t>
      </w:r>
    </w:p>
    <w:p w14:paraId="325A1C98" w14:textId="7713A915"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ab/>
        <w:t>(</w:t>
      </w:r>
      <w:r w:rsidR="00841798">
        <w:rPr>
          <w:rFonts w:eastAsiaTheme="minorEastAsia" w:cstheme="minorHAnsi"/>
          <w:sz w:val="24"/>
          <w:szCs w:val="24"/>
        </w:rPr>
        <w:t>5</w:t>
      </w:r>
      <w:r>
        <w:rPr>
          <w:rFonts w:eastAsiaTheme="minorEastAsia" w:cstheme="minorHAnsi"/>
          <w:sz w:val="24"/>
          <w:szCs w:val="24"/>
        </w:rPr>
        <w:t>)</w:t>
      </w:r>
    </w:p>
    <w:p w14:paraId="38A8341E" w14:textId="1ABB2D13"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2707C1">
        <w:rPr>
          <w:rFonts w:eastAsiaTheme="minorEastAsia" w:cstheme="minorHAnsi"/>
          <w:sz w:val="24"/>
          <w:szCs w:val="24"/>
        </w:rPr>
        <w:t>.</w:t>
      </w:r>
      <w:r>
        <w:rPr>
          <w:rFonts w:eastAsiaTheme="minorEastAsia" w:cstheme="minorHAnsi"/>
          <w:sz w:val="24"/>
          <w:szCs w:val="24"/>
        </w:rPr>
        <w:tab/>
        <w:t>(</w:t>
      </w:r>
      <w:r w:rsidR="00841798">
        <w:rPr>
          <w:rFonts w:eastAsiaTheme="minorEastAsia" w:cstheme="minorHAnsi"/>
          <w:sz w:val="24"/>
          <w:szCs w:val="24"/>
        </w:rPr>
        <w:t>6</w:t>
      </w:r>
      <w:r>
        <w:rPr>
          <w:rFonts w:eastAsiaTheme="minorEastAsia" w:cstheme="minorHAnsi"/>
          <w:sz w:val="24"/>
          <w:szCs w:val="24"/>
        </w:rPr>
        <w:t>)</w:t>
      </w:r>
    </w:p>
    <w:p w14:paraId="13D5A5A2" w14:textId="71CCF160" w:rsidR="00841798" w:rsidRDefault="00841798">
      <w:pPr>
        <w:spacing w:after="0" w:line="480" w:lineRule="auto"/>
        <w:rPr>
          <w:rFonts w:eastAsiaTheme="minorEastAsia" w:cstheme="minorHAnsi"/>
          <w:sz w:val="24"/>
          <w:szCs w:val="24"/>
        </w:rPr>
      </w:pPr>
      <w:r>
        <w:rPr>
          <w:rFonts w:eastAsiaTheme="minorEastAsia" w:cstheme="minorHAnsi"/>
          <w:sz w:val="24"/>
          <w:szCs w:val="24"/>
        </w:rPr>
        <w:lastRenderedPageBreak/>
        <w:t xml:space="preserve">Setting </w:t>
      </w:r>
      <w:r w:rsidRPr="00841798">
        <w:rPr>
          <w:rFonts w:eastAsiaTheme="minorEastAsia" w:cstheme="minorHAnsi"/>
          <w:i/>
          <w:iCs/>
          <w:sz w:val="24"/>
          <w:szCs w:val="24"/>
        </w:rPr>
        <w:t>u</w:t>
      </w:r>
      <w:r>
        <w:rPr>
          <w:rFonts w:eastAsiaTheme="minorEastAsia" w:cstheme="minorHAnsi"/>
          <w:sz w:val="24"/>
          <w:szCs w:val="24"/>
        </w:rPr>
        <w:t xml:space="preserve"> = 0 in equation (5) results in an unbiased random walk.</w:t>
      </w:r>
    </w:p>
    <w:p w14:paraId="5C619033" w14:textId="330162A5" w:rsidR="00497733" w:rsidRDefault="00745189" w:rsidP="002707C1">
      <w:pPr>
        <w:spacing w:after="0" w:line="480" w:lineRule="auto"/>
        <w:ind w:firstLine="720"/>
        <w:rPr>
          <w:rFonts w:eastAsiaTheme="minorEastAsia" w:cstheme="minorHAnsi"/>
          <w:sz w:val="24"/>
          <w:szCs w:val="24"/>
        </w:rPr>
      </w:pPr>
      <w:r>
        <w:rPr>
          <w:rFonts w:eastAsiaTheme="minorEastAsia" w:cstheme="minorHAnsi"/>
          <w:sz w:val="24"/>
          <w:szCs w:val="24"/>
        </w:rPr>
        <w:t>In equations (</w:t>
      </w:r>
      <w:r w:rsidR="002707C1">
        <w:rPr>
          <w:rFonts w:eastAsiaTheme="minorEastAsia" w:cstheme="minorHAnsi"/>
          <w:sz w:val="24"/>
          <w:szCs w:val="24"/>
        </w:rPr>
        <w:t>3</w:t>
      </w:r>
      <w:r>
        <w:rPr>
          <w:rFonts w:eastAsiaTheme="minorEastAsia" w:cstheme="minorHAnsi"/>
          <w:sz w:val="24"/>
          <w:szCs w:val="24"/>
        </w:rPr>
        <w:t>), (</w:t>
      </w:r>
      <w:r w:rsidR="002707C1">
        <w:rPr>
          <w:rFonts w:eastAsiaTheme="minorEastAsia" w:cstheme="minorHAnsi"/>
          <w:sz w:val="24"/>
          <w:szCs w:val="24"/>
        </w:rPr>
        <w:t>4</w:t>
      </w:r>
      <w:r>
        <w:rPr>
          <w:rFonts w:eastAsiaTheme="minorEastAsia" w:cstheme="minorHAnsi"/>
          <w:sz w:val="24"/>
          <w:szCs w:val="24"/>
        </w:rPr>
        <w:t>), and (</w:t>
      </w:r>
      <w:r w:rsidR="002707C1">
        <w:rPr>
          <w:rFonts w:eastAsiaTheme="minorEastAsia" w:cstheme="minorHAnsi"/>
          <w:sz w:val="24"/>
          <w:szCs w:val="24"/>
        </w:rPr>
        <w:t>6</w:t>
      </w:r>
      <w:r>
        <w:rPr>
          <w:rFonts w:eastAsiaTheme="minorEastAsia" w:cstheme="minorHAnsi"/>
          <w:sz w:val="24"/>
          <w:szCs w:val="24"/>
        </w:rPr>
        <w:t>), the error</w:t>
      </w:r>
      <w:r w:rsidR="00482569">
        <w:rPr>
          <w:rFonts w:eastAsiaTheme="minorEastAsia" w:cstheme="minorHAnsi"/>
          <w:sz w:val="24"/>
          <w:szCs w:val="24"/>
        </w:rPr>
        <w:t xml:space="preserve"> vectors</w:t>
      </w:r>
      <w:r>
        <w:rPr>
          <w:rFonts w:eastAsiaTheme="minorEastAsia" w:cstheme="minorHAnsi"/>
          <w:sz w:val="24"/>
          <w:szCs w:val="24"/>
        </w:rPr>
        <w:t xml:space="preserve"> are distributed as a multivariate normal. In all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72C0DEF3" w14:textId="35C0093E" w:rsidR="009838D8" w:rsidRPr="009838D8" w:rsidRDefault="009838D8">
      <w:pPr>
        <w:spacing w:after="0" w:line="480" w:lineRule="auto"/>
        <w:rPr>
          <w:rFonts w:eastAsiaTheme="minorEastAsia" w:cstheme="minorHAnsi"/>
          <w:sz w:val="24"/>
          <w:szCs w:val="24"/>
        </w:rPr>
      </w:pPr>
      <w:r>
        <w:rPr>
          <w:rFonts w:eastAsiaTheme="minorEastAsia" w:cstheme="minorHAnsi"/>
          <w:sz w:val="24"/>
          <w:szCs w:val="24"/>
        </w:rPr>
        <w:tab/>
        <w:t xml:space="preserve">We compared the data support for each </w:t>
      </w:r>
      <w:r w:rsidR="00BA5422">
        <w:rPr>
          <w:rFonts w:eastAsiaTheme="minorEastAsia" w:cstheme="minorHAnsi"/>
          <w:sz w:val="24"/>
          <w:szCs w:val="24"/>
        </w:rPr>
        <w:t>of the six</w:t>
      </w:r>
      <w:r>
        <w:rPr>
          <w:rFonts w:eastAsiaTheme="minorEastAsia" w:cstheme="minorHAnsi"/>
          <w:sz w:val="24"/>
          <w:szCs w:val="24"/>
        </w:rPr>
        <w:t xml:space="preserve"> state-space model</w:t>
      </w:r>
      <w:r w:rsidR="00BA5422">
        <w:rPr>
          <w:rFonts w:eastAsiaTheme="minorEastAsia" w:cstheme="minorHAnsi"/>
          <w:sz w:val="24"/>
          <w:szCs w:val="24"/>
        </w:rPr>
        <w:t>s</w:t>
      </w:r>
      <w:r>
        <w:rPr>
          <w:rFonts w:eastAsiaTheme="minorEastAsia" w:cstheme="minorHAnsi"/>
          <w:sz w:val="24"/>
          <w:szCs w:val="24"/>
        </w:rPr>
        <w:t xml:space="preserve"> using the corrected for</w:t>
      </w:r>
      <w:r w:rsidR="00BA5422">
        <w:rPr>
          <w:rFonts w:eastAsiaTheme="minorEastAsia" w:cstheme="minorHAnsi"/>
          <w:sz w:val="24"/>
          <w:szCs w:val="24"/>
        </w:rPr>
        <w:t>m</w:t>
      </w:r>
      <w:r>
        <w:rPr>
          <w:rFonts w:eastAsiaTheme="minorEastAsia" w:cstheme="minorHAnsi"/>
          <w:sz w:val="24"/>
          <w:szCs w:val="24"/>
        </w:rPr>
        <w:t xml:space="preserve"> of Akaike’s Information Criterion (AICc</w:t>
      </w:r>
      <w:r w:rsidR="00BA5422">
        <w:rPr>
          <w:rFonts w:eastAsiaTheme="minorEastAsia" w:cstheme="minorHAnsi"/>
          <w:sz w:val="24"/>
          <w:szCs w:val="24"/>
        </w:rPr>
        <w:t>, Table 1</w:t>
      </w:r>
      <w:r>
        <w:rPr>
          <w:rFonts w:eastAsiaTheme="minorEastAsia" w:cstheme="minorHAnsi"/>
          <w:sz w:val="24"/>
          <w:szCs w:val="24"/>
        </w:rPr>
        <w:t>)</w:t>
      </w:r>
      <w:r w:rsidR="00BA5422">
        <w:rPr>
          <w:rFonts w:eastAsiaTheme="minorEastAsia" w:cstheme="minorHAnsi"/>
          <w:sz w:val="24"/>
          <w:szCs w:val="24"/>
        </w:rPr>
        <w:t>.</w:t>
      </w:r>
      <w:r>
        <w:rPr>
          <w:rFonts w:eastAsiaTheme="minorEastAsia" w:cstheme="minorHAnsi"/>
          <w:sz w:val="24"/>
          <w:szCs w:val="24"/>
        </w:rPr>
        <w:t xml:space="preserve"> </w:t>
      </w:r>
      <w:r w:rsidR="00BA5422">
        <w:rPr>
          <w:rFonts w:eastAsiaTheme="minorEastAsia" w:cstheme="minorHAnsi"/>
          <w:sz w:val="24"/>
          <w:szCs w:val="24"/>
        </w:rPr>
        <w:t>All models were fit using version 3.11.3 of the M</w:t>
      </w:r>
      <w:r w:rsidR="006847F4">
        <w:rPr>
          <w:rFonts w:eastAsiaTheme="minorEastAsia" w:cstheme="minorHAnsi"/>
          <w:sz w:val="24"/>
          <w:szCs w:val="24"/>
        </w:rPr>
        <w:t xml:space="preserve">ARSS package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&lt;EndNote&gt;&lt;Cite&gt;&lt;Author&gt;Holmes&lt;/Author&gt;&lt;Year&gt;2020&lt;/Year&gt;&lt;RecNum&gt;7309&lt;/RecNum&gt;&lt;DisplayText&gt;(Holmes et al. 2020)&lt;/DisplayText&gt;&lt;record&gt;&lt;rec-number&gt;7309&lt;/rec-number&gt;&lt;foreign-keys&gt;&lt;key app="EN" db-id="pa2rd55p5t29rkezf59x9asssx9epef0ese0"&gt;7309&lt;/key&gt;&lt;/foreign-keys&gt;&lt;ref-type name="Computer Program"&gt;9&lt;/ref-type&gt;&lt;contributors&gt;&lt;authors&gt;&lt;author&gt;Holmes, E&lt;/author&gt;&lt;author&gt;Ward, E&lt;/author&gt;&lt;author&gt;Scheuerell, M&lt;/author&gt;&lt;author&gt;Wills, K&lt;/author&gt;&lt;/authors&gt;&lt;/contributors&gt;&lt;titles&gt;&lt;title&gt;MARSS: Multivariate Autoregressive State-Space Modeling&lt;/title&gt;&lt;/titles&gt;&lt;dates&gt;&lt;year&gt;2020&lt;/year&gt;&lt;/dates&gt;&lt;publisher&gt;R package version 3.11.3&lt;/publisher&gt;&lt;urls&gt;&lt;/urls&gt;&lt;/record&gt;&lt;/Cite&gt;&lt;/EndNote&gt;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16" w:tooltip="Holmes, 2020 #7309" w:history="1">
        <w:r w:rsidR="00905C49">
          <w:rPr>
            <w:rFonts w:eastAsiaTheme="minorEastAsia" w:cstheme="minorHAnsi"/>
            <w:noProof/>
            <w:sz w:val="24"/>
            <w:szCs w:val="24"/>
          </w:rPr>
          <w:t>Holmes et al.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BA5422">
        <w:rPr>
          <w:rFonts w:eastAsiaTheme="minorEastAsia" w:cstheme="minorHAnsi"/>
          <w:sz w:val="24"/>
          <w:szCs w:val="24"/>
        </w:rPr>
        <w:t xml:space="preserve"> for the R statis</w:t>
      </w:r>
      <w:r w:rsidR="006847F4">
        <w:rPr>
          <w:rFonts w:eastAsiaTheme="minorEastAsia" w:cstheme="minorHAnsi"/>
          <w:sz w:val="24"/>
          <w:szCs w:val="24"/>
        </w:rPr>
        <w:t xml:space="preserve">tical software </w:t>
      </w:r>
      <w:r w:rsidR="006847F4">
        <w:rPr>
          <w:rFonts w:eastAsiaTheme="minorEastAsia" w:cstheme="minorHAnsi"/>
          <w:sz w:val="24"/>
          <w:szCs w:val="24"/>
        </w:rPr>
        <w:fldChar w:fldCharType="begin"/>
      </w:r>
      <w:r w:rsidR="006847F4">
        <w:rPr>
          <w:rFonts w:eastAsiaTheme="minorEastAsia" w:cstheme="minorHAnsi"/>
          <w:sz w:val="24"/>
          <w:szCs w:val="24"/>
        </w:rPr>
        <w:instrText xml:space="preserve"> ADDIN EN.CITE &lt;EndNote&gt;&lt;Cite&gt;&lt;Author&gt;RCoreTeam&lt;/Author&gt;&lt;Year&gt;2020&lt;/Year&gt;&lt;RecNum&gt;6094&lt;/RecNum&gt;&lt;DisplayText&gt;(RCoreTeam 2020)&lt;/DisplayText&gt;&lt;record&gt;&lt;rec-number&gt;6094&lt;/rec-number&gt;&lt;foreign-keys&gt;&lt;key app="EN" db-id="pa2rd55p5t29rkezf59x9asssx9epef0ese0"&gt;6094&lt;/key&gt;&lt;/foreign-keys&gt;&lt;ref-type name="Book"&gt;6&lt;/ref-type&gt;&lt;contributors&gt;&lt;authors&gt;&lt;author&gt;RCoreTeam&lt;/author&gt;&lt;/authors&gt;&lt;/contributors&gt;&lt;titles&gt;&lt;title&gt;R Foundation for Statistical Computing&lt;/title&gt;&lt;/titles&gt;&lt;dates&gt;&lt;year&gt;2020&lt;/year&gt;&lt;/dates&gt;&lt;pub-location&gt;Vienna, Austria&lt;/pub-location&gt;&lt;publisher&gt;R Foundation for Statistical Computing&lt;/publisher&gt;&lt;urls&gt;&lt;/urls&gt;&lt;electronic-resource-num&gt; https://www.R-project.org/&lt;/electronic-resource-num&gt;&lt;/record&gt;&lt;/Cite&gt;&lt;/EndNote&gt;</w:instrText>
      </w:r>
      <w:r w:rsidR="006847F4">
        <w:rPr>
          <w:rFonts w:eastAsiaTheme="minorEastAsia" w:cstheme="minorHAnsi"/>
          <w:sz w:val="24"/>
          <w:szCs w:val="24"/>
        </w:rPr>
        <w:fldChar w:fldCharType="separate"/>
      </w:r>
      <w:r w:rsidR="006847F4">
        <w:rPr>
          <w:rFonts w:eastAsiaTheme="minorEastAsia" w:cstheme="minorHAnsi"/>
          <w:noProof/>
          <w:sz w:val="24"/>
          <w:szCs w:val="24"/>
        </w:rPr>
        <w:t>(</w:t>
      </w:r>
      <w:hyperlink w:anchor="_ENREF_41" w:tooltip="RCoreTeam, 2020 #6094" w:history="1">
        <w:r w:rsidR="00905C49">
          <w:rPr>
            <w:rFonts w:eastAsiaTheme="minorEastAsia" w:cstheme="minorHAnsi"/>
            <w:noProof/>
            <w:sz w:val="24"/>
            <w:szCs w:val="24"/>
          </w:rPr>
          <w:t>RCoreTeam 2020</w:t>
        </w:r>
      </w:hyperlink>
      <w:r w:rsidR="006847F4">
        <w:rPr>
          <w:rFonts w:eastAsiaTheme="minorEastAsia" w:cstheme="minorHAnsi"/>
          <w:noProof/>
          <w:sz w:val="24"/>
          <w:szCs w:val="24"/>
        </w:rPr>
        <w:t>)</w:t>
      </w:r>
      <w:r w:rsidR="006847F4">
        <w:rPr>
          <w:rFonts w:eastAsiaTheme="minorEastAsia" w:cstheme="minorHAnsi"/>
          <w:sz w:val="24"/>
          <w:szCs w:val="24"/>
        </w:rPr>
        <w:fldChar w:fldCharType="end"/>
      </w:r>
      <w:r w:rsidR="006847F4">
        <w:rPr>
          <w:rFonts w:eastAsiaTheme="minorEastAsia" w:cstheme="minorHAnsi"/>
          <w:sz w:val="24"/>
          <w:szCs w:val="24"/>
        </w:rPr>
        <w:t>.</w:t>
      </w:r>
      <w:r w:rsidR="00F15412">
        <w:rPr>
          <w:rFonts w:eastAsiaTheme="minorEastAsia" w:cstheme="minorHAnsi"/>
          <w:sz w:val="24"/>
          <w:szCs w:val="24"/>
        </w:rPr>
        <w:t xml:space="preserve"> </w:t>
      </w:r>
      <w:r w:rsidR="00F15412" w:rsidRPr="00F15412">
        <w:rPr>
          <w:rFonts w:eastAsiaTheme="minorEastAsia" w:cstheme="minorHAnsi"/>
          <w:sz w:val="24"/>
          <w:szCs w:val="24"/>
        </w:rPr>
        <w:t xml:space="preserve">All </w:t>
      </w:r>
      <w:del w:id="9" w:author="Author">
        <w:r w:rsidR="00F15412" w:rsidRPr="00F15412" w:rsidDel="00193A30">
          <w:rPr>
            <w:rFonts w:eastAsiaTheme="minorEastAsia" w:cstheme="minorHAnsi"/>
            <w:sz w:val="24"/>
            <w:szCs w:val="24"/>
          </w:rPr>
          <w:delText xml:space="preserve">of </w:delText>
        </w:r>
      </w:del>
      <w:r w:rsidR="00F15412" w:rsidRPr="00F15412">
        <w:rPr>
          <w:rFonts w:eastAsiaTheme="minorEastAsia" w:cstheme="minorHAnsi"/>
          <w:sz w:val="24"/>
          <w:szCs w:val="24"/>
        </w:rPr>
        <w:t xml:space="preserve">the data and code necessary to reproduce our results can be found online at </w:t>
      </w:r>
      <w:ins w:id="10" w:author="Author">
        <w:r w:rsidR="00193A30">
          <w:rPr>
            <w:rFonts w:eastAsiaTheme="minorEastAsia" w:cstheme="minorHAnsi"/>
            <w:sz w:val="24"/>
            <w:szCs w:val="24"/>
          </w:rPr>
          <w:fldChar w:fldCharType="begin"/>
        </w:r>
        <w:r w:rsidR="00193A30">
          <w:rPr>
            <w:rFonts w:eastAsiaTheme="minorEastAsia" w:cstheme="minorHAnsi"/>
            <w:sz w:val="24"/>
            <w:szCs w:val="24"/>
          </w:rPr>
          <w:instrText xml:space="preserve"> HYPERLINK "</w:instrText>
        </w:r>
      </w:ins>
      <w:r w:rsidR="00193A30" w:rsidRPr="00F15412">
        <w:rPr>
          <w:rFonts w:eastAsiaTheme="minorEastAsia" w:cstheme="minorHAnsi"/>
          <w:sz w:val="24"/>
          <w:szCs w:val="24"/>
        </w:rPr>
        <w:instrText>https://github.com/mdscheuerell/tengu</w:instrText>
      </w:r>
      <w:ins w:id="11" w:author="Author">
        <w:r w:rsidR="00193A30">
          <w:rPr>
            <w:rFonts w:eastAsiaTheme="minorEastAsia" w:cstheme="minorHAnsi"/>
            <w:sz w:val="24"/>
            <w:szCs w:val="24"/>
          </w:rPr>
          <w:instrText xml:space="preserve">" </w:instrText>
        </w:r>
        <w:r w:rsidR="00193A30">
          <w:rPr>
            <w:rFonts w:eastAsiaTheme="minorEastAsia" w:cstheme="minorHAnsi"/>
            <w:sz w:val="24"/>
            <w:szCs w:val="24"/>
          </w:rPr>
          <w:fldChar w:fldCharType="separate"/>
        </w:r>
      </w:ins>
      <w:r w:rsidR="00193A30" w:rsidRPr="000D4F0F">
        <w:rPr>
          <w:rStyle w:val="Hyperlink"/>
          <w:rFonts w:eastAsiaTheme="minorEastAsia" w:cstheme="minorHAnsi"/>
          <w:sz w:val="24"/>
          <w:szCs w:val="24"/>
        </w:rPr>
        <w:t>https://github.com/mdscheuerell/tengu</w:t>
      </w:r>
      <w:ins w:id="12" w:author="Author">
        <w:r w:rsidR="00193A30">
          <w:rPr>
            <w:rFonts w:eastAsiaTheme="minorEastAsia" w:cstheme="minorHAnsi"/>
            <w:sz w:val="24"/>
            <w:szCs w:val="24"/>
          </w:rPr>
          <w:fldChar w:fldCharType="end"/>
        </w:r>
      </w:ins>
      <w:r w:rsidR="00F15412" w:rsidRPr="00F15412">
        <w:rPr>
          <w:rFonts w:eastAsiaTheme="minorEastAsia" w:cstheme="minorHAnsi"/>
          <w:sz w:val="24"/>
          <w:szCs w:val="24"/>
        </w:rPr>
        <w:t>.</w:t>
      </w:r>
      <w:ins w:id="13" w:author="Author">
        <w:r w:rsidR="00193A30">
          <w:rPr>
            <w:rFonts w:eastAsiaTheme="minorEastAsia" w:cstheme="minorHAnsi"/>
            <w:sz w:val="24"/>
            <w:szCs w:val="24"/>
          </w:rPr>
          <w:t xml:space="preserve"> </w:t>
        </w:r>
        <w:commentRangeStart w:id="14"/>
        <w:r w:rsidR="00193A30">
          <w:rPr>
            <w:rFonts w:eastAsiaTheme="minorEastAsia" w:cstheme="minorHAnsi"/>
            <w:sz w:val="24"/>
            <w:szCs w:val="24"/>
          </w:rPr>
          <w:t>We have also archived the data files at Zenodo (Quinn et al. 2022).</w:t>
        </w:r>
        <w:commentRangeEnd w:id="14"/>
        <w:r w:rsidR="00193A30">
          <w:rPr>
            <w:rStyle w:val="CommentReference"/>
          </w:rPr>
          <w:commentReference w:id="14"/>
        </w:r>
      </w:ins>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3A5B8740" w:rsidR="0012108C" w:rsidRDefault="00DE0696" w:rsidP="008466D6">
      <w:pPr>
        <w:spacing w:after="0" w:line="480" w:lineRule="auto"/>
        <w:ind w:firstLine="720"/>
        <w:rPr>
          <w:rFonts w:cstheme="minorHAnsi"/>
          <w:sz w:val="24"/>
          <w:szCs w:val="24"/>
        </w:rPr>
      </w:pPr>
      <w:r>
        <w:rPr>
          <w:rFonts w:cstheme="minorHAnsi"/>
          <w:sz w:val="24"/>
          <w:szCs w:val="24"/>
        </w:rPr>
        <w:t xml:space="preserve">The </w:t>
      </w:r>
      <w:r w:rsidR="003F6157">
        <w:rPr>
          <w:rFonts w:cstheme="minorHAnsi"/>
          <w:sz w:val="24"/>
          <w:szCs w:val="24"/>
        </w:rPr>
        <w:t>Tengu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r w:rsidR="00893F07">
        <w:rPr>
          <w:rFonts w:cstheme="minorHAnsi"/>
          <w:sz w:val="24"/>
          <w:szCs w:val="24"/>
        </w:rPr>
        <w:t>.</w:t>
      </w:r>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t xml:space="preserve">shifts </w:t>
      </w:r>
      <w:r w:rsidR="008466D6" w:rsidRPr="001A7B87">
        <w:rPr>
          <w:rFonts w:cstheme="minorHAnsi"/>
          <w:sz w:val="24"/>
          <w:szCs w:val="24"/>
        </w:rPr>
        <w:t xml:space="preserve">in fish mass over time, it was perhaps expected that we did not find any data support for a model that included a </w:t>
      </w:r>
      <w:r w:rsidR="00ED1AA4">
        <w:rPr>
          <w:rFonts w:cstheme="minorHAnsi"/>
          <w:sz w:val="24"/>
          <w:szCs w:val="24"/>
        </w:rPr>
        <w:t>consistent</w:t>
      </w:r>
      <w:r w:rsidR="008466D6" w:rsidRPr="001A7B87">
        <w:rPr>
          <w:rFonts w:cstheme="minorHAnsi"/>
          <w:sz w:val="24"/>
          <w:szCs w:val="24"/>
        </w:rPr>
        <w:t xml:space="preserve"> </w:t>
      </w:r>
      <w:r w:rsidR="00ED1AA4">
        <w:rPr>
          <w:rFonts w:cstheme="minorHAnsi"/>
          <w:sz w:val="24"/>
          <w:szCs w:val="24"/>
        </w:rPr>
        <w:t>bias</w:t>
      </w:r>
      <w:r w:rsidR="008466D6" w:rsidRPr="001A7B87">
        <w:rPr>
          <w:rFonts w:cstheme="minorHAnsi"/>
          <w:sz w:val="24"/>
          <w:szCs w:val="24"/>
        </w:rPr>
        <w:t xml:space="preserve"> </w:t>
      </w:r>
      <w:r w:rsidR="009E5771" w:rsidRPr="001A7B87">
        <w:rPr>
          <w:rFonts w:cstheme="minorHAnsi"/>
          <w:sz w:val="24"/>
          <w:szCs w:val="24"/>
        </w:rPr>
        <w:t>in size</w:t>
      </w:r>
      <w:r w:rsidR="008466D6" w:rsidRPr="001A7B87">
        <w:rPr>
          <w:rFonts w:cstheme="minorHAnsi"/>
          <w:sz w:val="24"/>
          <w:szCs w:val="24"/>
        </w:rPr>
        <w:t xml:space="preserve"> over the entire time period; the AICc for the biased random walk was ~0.6 units </w:t>
      </w:r>
      <w:r w:rsidR="00ED1AA4">
        <w:rPr>
          <w:rFonts w:cstheme="minorHAnsi"/>
          <w:sz w:val="24"/>
          <w:szCs w:val="24"/>
        </w:rPr>
        <w:t>higher</w:t>
      </w:r>
      <w:r w:rsidR="008466D6" w:rsidRPr="001A7B87">
        <w:rPr>
          <w:rFonts w:cstheme="minorHAnsi"/>
          <w:sz w:val="24"/>
          <w:szCs w:val="24"/>
        </w:rPr>
        <w:t xml:space="preserve"> than that for the </w:t>
      </w:r>
      <w:r w:rsidR="00ED1AA4">
        <w:rPr>
          <w:rFonts w:cstheme="minorHAnsi"/>
          <w:sz w:val="24"/>
          <w:szCs w:val="24"/>
        </w:rPr>
        <w:t>un</w:t>
      </w:r>
      <w:r w:rsidR="008466D6" w:rsidRPr="001A7B87">
        <w:rPr>
          <w:rFonts w:cstheme="minorHAnsi"/>
          <w:sz w:val="24"/>
          <w:szCs w:val="24"/>
        </w:rPr>
        <w:t>biased random walk</w:t>
      </w:r>
      <w:r w:rsidR="00A20952">
        <w:rPr>
          <w:rFonts w:cstheme="minorHAnsi"/>
          <w:sz w:val="24"/>
          <w:szCs w:val="24"/>
        </w:rPr>
        <w:t xml:space="preserve"> (Table 1)</w:t>
      </w:r>
      <w:r w:rsidR="008466D6" w:rsidRPr="001A7B87">
        <w:rPr>
          <w:rFonts w:cstheme="minorHAnsi"/>
          <w:sz w:val="24"/>
          <w:szCs w:val="24"/>
        </w:rPr>
        <w:t>.</w:t>
      </w:r>
    </w:p>
    <w:p w14:paraId="2E9B26A4" w14:textId="112862D9" w:rsidR="00F06CA9" w:rsidRDefault="004D06C6" w:rsidP="004307BE">
      <w:pPr>
        <w:spacing w:after="0" w:line="480" w:lineRule="auto"/>
        <w:ind w:firstLine="720"/>
        <w:rPr>
          <w:rFonts w:cstheme="minorHAnsi"/>
          <w:sz w:val="24"/>
          <w:szCs w:val="24"/>
        </w:rPr>
      </w:pPr>
      <w:r>
        <w:rPr>
          <w:rFonts w:cstheme="minorHAnsi"/>
          <w:iCs/>
          <w:sz w:val="24"/>
          <w:szCs w:val="24"/>
        </w:rPr>
        <w:lastRenderedPageBreak/>
        <w:t xml:space="preserve">During the period from 1970 to 2014, </w:t>
      </w:r>
      <w:r w:rsidR="00760F43">
        <w:rPr>
          <w:rFonts w:cstheme="minorHAnsi"/>
          <w:iCs/>
          <w:sz w:val="24"/>
          <w:szCs w:val="24"/>
        </w:rPr>
        <w:t xml:space="preserve">the mean fish mass of fish from commercial fisheries appeared to generally decrease, but </w:t>
      </w:r>
      <w:r>
        <w:rPr>
          <w:rFonts w:cstheme="minorHAnsi"/>
          <w:iCs/>
          <w:sz w:val="24"/>
          <w:szCs w:val="24"/>
        </w:rPr>
        <w:t xml:space="preserve">we found no </w:t>
      </w:r>
      <w:r w:rsidR="00760F43">
        <w:rPr>
          <w:rFonts w:cstheme="minorHAnsi"/>
          <w:iCs/>
          <w:sz w:val="24"/>
          <w:szCs w:val="24"/>
        </w:rPr>
        <w:t>data support for</w:t>
      </w:r>
      <w:r>
        <w:rPr>
          <w:rFonts w:cstheme="minorHAnsi"/>
          <w:iCs/>
          <w:sz w:val="24"/>
          <w:szCs w:val="24"/>
        </w:rPr>
        <w:t xml:space="preserve"> a decreasing bias in the mass of fish caught in purse seines</w:t>
      </w:r>
      <w:r w:rsidR="00760F43">
        <w:rPr>
          <w:rFonts w:cstheme="minorHAnsi"/>
          <w:iCs/>
          <w:sz w:val="24"/>
          <w:szCs w:val="24"/>
        </w:rPr>
        <w:t xml:space="preserve"> or the Tengu Derby, as b</w:t>
      </w:r>
      <w:r w:rsidR="0021709E">
        <w:rPr>
          <w:rFonts w:cstheme="minorHAnsi"/>
          <w:iCs/>
          <w:sz w:val="24"/>
          <w:szCs w:val="24"/>
        </w:rPr>
        <w:t xml:space="preserve">oth models with bias terms had AICc values </w:t>
      </w:r>
      <w:r w:rsidR="00760F43">
        <w:rPr>
          <w:rFonts w:cstheme="minorHAnsi"/>
          <w:iCs/>
          <w:sz w:val="24"/>
          <w:szCs w:val="24"/>
        </w:rPr>
        <w:t xml:space="preserve">about 1 unit </w:t>
      </w:r>
      <w:r w:rsidR="0021709E">
        <w:rPr>
          <w:rFonts w:cstheme="minorHAnsi"/>
          <w:iCs/>
          <w:sz w:val="24"/>
          <w:szCs w:val="24"/>
        </w:rPr>
        <w:t>greater than their corresponding models without bias terms</w:t>
      </w:r>
      <w:r w:rsidR="00760F43">
        <w:rPr>
          <w:rFonts w:cstheme="minorHAnsi"/>
          <w:iCs/>
          <w:sz w:val="24"/>
          <w:szCs w:val="24"/>
        </w:rPr>
        <w:t xml:space="preserve"> (Table 1)</w:t>
      </w:r>
      <w:r w:rsidR="0021709E">
        <w:rPr>
          <w:rFonts w:cstheme="minorHAnsi"/>
          <w:iCs/>
          <w:sz w:val="24"/>
          <w:szCs w:val="24"/>
        </w:rPr>
        <w:t xml:space="preserve">. </w:t>
      </w:r>
      <w:r w:rsidR="00760F43">
        <w:rPr>
          <w:rFonts w:cstheme="minorHAnsi"/>
          <w:iCs/>
          <w:sz w:val="24"/>
          <w:szCs w:val="24"/>
        </w:rPr>
        <w:t xml:space="preserve">Furthermore, </w:t>
      </w:r>
      <w:r w:rsidR="001C6AED">
        <w:rPr>
          <w:rFonts w:cstheme="minorHAnsi"/>
          <w:iCs/>
          <w:sz w:val="24"/>
          <w:szCs w:val="24"/>
        </w:rPr>
        <w:t xml:space="preserve">temporal patterns in </w:t>
      </w:r>
      <w:r w:rsidR="008466D6">
        <w:rPr>
          <w:rFonts w:cstheme="minorHAnsi"/>
          <w:iCs/>
          <w:sz w:val="24"/>
          <w:szCs w:val="24"/>
        </w:rPr>
        <w:t xml:space="preserve">fish </w:t>
      </w:r>
      <w:r w:rsidR="001C6AED">
        <w:rPr>
          <w:rFonts w:cstheme="minorHAnsi"/>
          <w:iCs/>
          <w:sz w:val="24"/>
          <w:szCs w:val="24"/>
        </w:rPr>
        <w:t xml:space="preserve">mass </w:t>
      </w:r>
      <w:r w:rsidR="008466D6">
        <w:rPr>
          <w:rFonts w:cstheme="minorHAnsi"/>
          <w:iCs/>
          <w:sz w:val="24"/>
          <w:szCs w:val="24"/>
        </w:rPr>
        <w:t xml:space="preserve">from the Tengu Derby </w:t>
      </w:r>
      <w:r w:rsidR="0027063D">
        <w:rPr>
          <w:rFonts w:cstheme="minorHAnsi"/>
          <w:iCs/>
          <w:sz w:val="24"/>
          <w:szCs w:val="24"/>
        </w:rPr>
        <w:t>did</w:t>
      </w:r>
      <w:r w:rsidR="008466D6">
        <w:rPr>
          <w:rFonts w:cstheme="minorHAnsi"/>
          <w:iCs/>
          <w:sz w:val="24"/>
          <w:szCs w:val="24"/>
        </w:rPr>
        <w:t xml:space="preserve"> not </w:t>
      </w:r>
      <w:r w:rsidR="001C6AED">
        <w:rPr>
          <w:rFonts w:cstheme="minorHAnsi"/>
          <w:iCs/>
          <w:sz w:val="24"/>
          <w:szCs w:val="24"/>
        </w:rPr>
        <w:t xml:space="preserve">generally </w:t>
      </w:r>
      <w:r w:rsidR="0027063D">
        <w:rPr>
          <w:rFonts w:cstheme="minorHAnsi"/>
          <w:iCs/>
          <w:sz w:val="24"/>
          <w:szCs w:val="24"/>
        </w:rPr>
        <w:t>match</w:t>
      </w:r>
      <w:r>
        <w:rPr>
          <w:rFonts w:cstheme="minorHAnsi"/>
          <w:iCs/>
          <w:sz w:val="24"/>
          <w:szCs w:val="24"/>
        </w:rPr>
        <w:t xml:space="preserve"> those</w:t>
      </w:r>
      <w:r w:rsidR="008466D6">
        <w:rPr>
          <w:rFonts w:cstheme="minorHAnsi"/>
          <w:iCs/>
          <w:sz w:val="24"/>
          <w:szCs w:val="24"/>
        </w:rPr>
        <w:t xml:space="preserve"> </w:t>
      </w:r>
      <w:r w:rsidR="0027063D">
        <w:rPr>
          <w:rFonts w:cstheme="minorHAnsi"/>
          <w:iCs/>
          <w:sz w:val="24"/>
          <w:szCs w:val="24"/>
        </w:rPr>
        <w:t>from</w:t>
      </w:r>
      <w:r w:rsidR="008466D6">
        <w:rPr>
          <w:rFonts w:cstheme="minorHAnsi"/>
          <w:iCs/>
          <w:sz w:val="24"/>
          <w:szCs w:val="24"/>
        </w:rPr>
        <w:t xml:space="preserve"> </w:t>
      </w:r>
      <w:r>
        <w:rPr>
          <w:rFonts w:cstheme="minorHAnsi"/>
          <w:iCs/>
          <w:sz w:val="24"/>
          <w:szCs w:val="24"/>
        </w:rPr>
        <w:t xml:space="preserve">the </w:t>
      </w:r>
      <w:r w:rsidR="008466D6">
        <w:rPr>
          <w:rFonts w:cstheme="minorHAnsi"/>
          <w:iCs/>
          <w:sz w:val="24"/>
          <w:szCs w:val="24"/>
        </w:rPr>
        <w:t xml:space="preserve">purse seine </w:t>
      </w:r>
      <w:r w:rsidR="00482647">
        <w:rPr>
          <w:rFonts w:cstheme="minorHAnsi"/>
          <w:iCs/>
          <w:sz w:val="24"/>
          <w:szCs w:val="24"/>
        </w:rPr>
        <w:t>fisher</w:t>
      </w:r>
      <w:r>
        <w:rPr>
          <w:rFonts w:cstheme="minorHAnsi"/>
          <w:iCs/>
          <w:sz w:val="24"/>
          <w:szCs w:val="24"/>
        </w:rPr>
        <w:t>y</w:t>
      </w:r>
      <w:r w:rsidR="004307BE">
        <w:rPr>
          <w:rFonts w:cstheme="minorHAnsi"/>
          <w:iCs/>
          <w:sz w:val="24"/>
          <w:szCs w:val="24"/>
        </w:rPr>
        <w:t>, despite some similarities from the late 1980s to the late 1990s</w:t>
      </w:r>
      <w:r w:rsidR="008466D6">
        <w:rPr>
          <w:rFonts w:cstheme="minorHAnsi"/>
          <w:iCs/>
          <w:sz w:val="24"/>
          <w:szCs w:val="24"/>
        </w:rPr>
        <w:t xml:space="preserve"> (Fig. </w:t>
      </w:r>
      <w:r w:rsidR="001A7B87">
        <w:rPr>
          <w:rFonts w:cstheme="minorHAnsi"/>
          <w:iCs/>
          <w:sz w:val="24"/>
          <w:szCs w:val="24"/>
        </w:rPr>
        <w:t>4</w:t>
      </w:r>
      <w:r w:rsidR="008466D6">
        <w:rPr>
          <w:rFonts w:cstheme="minorHAnsi"/>
          <w:iCs/>
          <w:sz w:val="24"/>
          <w:szCs w:val="24"/>
        </w:rPr>
        <w:t>)</w:t>
      </w:r>
      <w:r w:rsidR="0027063D">
        <w:rPr>
          <w:rFonts w:cstheme="minorHAnsi"/>
          <w:iCs/>
          <w:sz w:val="24"/>
          <w:szCs w:val="24"/>
        </w:rPr>
        <w:t>;</w:t>
      </w:r>
      <w:r>
        <w:rPr>
          <w:rFonts w:cstheme="minorHAnsi"/>
          <w:iCs/>
          <w:sz w:val="24"/>
          <w:szCs w:val="24"/>
        </w:rPr>
        <w:t xml:space="preserve"> m</w:t>
      </w:r>
      <w:r w:rsidR="00EB4E3C">
        <w:rPr>
          <w:rFonts w:cstheme="minorHAnsi"/>
          <w:iCs/>
          <w:sz w:val="24"/>
          <w:szCs w:val="24"/>
        </w:rPr>
        <w:t>odel</w:t>
      </w:r>
      <w:r w:rsidR="00760F43">
        <w:rPr>
          <w:rFonts w:cstheme="minorHAnsi"/>
          <w:iCs/>
          <w:sz w:val="24"/>
          <w:szCs w:val="24"/>
        </w:rPr>
        <w:t>s</w:t>
      </w:r>
      <w:r w:rsidR="00EB4E3C">
        <w:rPr>
          <w:rFonts w:cstheme="minorHAnsi"/>
          <w:iCs/>
          <w:sz w:val="24"/>
          <w:szCs w:val="24"/>
        </w:rPr>
        <w:t xml:space="preserve"> with </w:t>
      </w:r>
      <w:r>
        <w:rPr>
          <w:rFonts w:cstheme="minorHAnsi"/>
          <w:iCs/>
          <w:sz w:val="24"/>
          <w:szCs w:val="24"/>
        </w:rPr>
        <w:t>two</w:t>
      </w:r>
      <w:r w:rsidR="00EB4E3C">
        <w:rPr>
          <w:rFonts w:cstheme="minorHAnsi"/>
          <w:iCs/>
          <w:sz w:val="24"/>
          <w:szCs w:val="24"/>
        </w:rPr>
        <w:t xml:space="preserve"> </w:t>
      </w:r>
      <w:r>
        <w:rPr>
          <w:rFonts w:cstheme="minorHAnsi"/>
          <w:iCs/>
          <w:sz w:val="24"/>
          <w:szCs w:val="24"/>
        </w:rPr>
        <w:t>unique</w:t>
      </w:r>
      <w:r w:rsidR="00EB4E3C">
        <w:rPr>
          <w:rFonts w:cstheme="minorHAnsi"/>
          <w:iCs/>
          <w:sz w:val="24"/>
          <w:szCs w:val="24"/>
        </w:rPr>
        <w:t xml:space="preserve"> state</w:t>
      </w:r>
      <w:r>
        <w:rPr>
          <w:rFonts w:cstheme="minorHAnsi"/>
          <w:iCs/>
          <w:sz w:val="24"/>
          <w:szCs w:val="24"/>
        </w:rPr>
        <w:t>s</w:t>
      </w:r>
      <w:r w:rsidR="00EB4E3C">
        <w:rPr>
          <w:rFonts w:cstheme="minorHAnsi"/>
          <w:iCs/>
          <w:sz w:val="24"/>
          <w:szCs w:val="24"/>
        </w:rPr>
        <w:t xml:space="preserve"> had AICc value</w:t>
      </w:r>
      <w:r w:rsidR="00760F43">
        <w:rPr>
          <w:rFonts w:cstheme="minorHAnsi"/>
          <w:iCs/>
          <w:sz w:val="24"/>
          <w:szCs w:val="24"/>
        </w:rPr>
        <w:t>s</w:t>
      </w:r>
      <w:r w:rsidR="00EB4E3C">
        <w:rPr>
          <w:rFonts w:cstheme="minorHAnsi"/>
          <w:iCs/>
          <w:sz w:val="24"/>
          <w:szCs w:val="24"/>
        </w:rPr>
        <w:t xml:space="preserve"> that </w:t>
      </w:r>
      <w:r w:rsidR="00760F43">
        <w:rPr>
          <w:rFonts w:cstheme="minorHAnsi"/>
          <w:iCs/>
          <w:sz w:val="24"/>
          <w:szCs w:val="24"/>
        </w:rPr>
        <w:t>were</w:t>
      </w:r>
      <w:r w:rsidR="00EB4E3C">
        <w:rPr>
          <w:rFonts w:cstheme="minorHAnsi"/>
          <w:iCs/>
          <w:sz w:val="24"/>
          <w:szCs w:val="24"/>
        </w:rPr>
        <w:t xml:space="preserve"> about 35 units </w:t>
      </w:r>
      <w:r>
        <w:rPr>
          <w:rFonts w:cstheme="minorHAnsi"/>
          <w:iCs/>
          <w:sz w:val="24"/>
          <w:szCs w:val="24"/>
        </w:rPr>
        <w:t>less than</w:t>
      </w:r>
      <w:r w:rsidR="00EB4E3C">
        <w:rPr>
          <w:rFonts w:cstheme="minorHAnsi"/>
          <w:iCs/>
          <w:sz w:val="24"/>
          <w:szCs w:val="24"/>
        </w:rPr>
        <w:t xml:space="preserve"> </w:t>
      </w:r>
      <w:r w:rsidR="00760F43">
        <w:rPr>
          <w:rFonts w:cstheme="minorHAnsi"/>
          <w:iCs/>
          <w:sz w:val="24"/>
          <w:szCs w:val="24"/>
        </w:rPr>
        <w:t>the</w:t>
      </w:r>
      <w:r w:rsidR="00EB4E3C">
        <w:rPr>
          <w:rFonts w:cstheme="minorHAnsi"/>
          <w:iCs/>
          <w:sz w:val="24"/>
          <w:szCs w:val="24"/>
        </w:rPr>
        <w:t xml:space="preserve"> models with </w:t>
      </w:r>
      <w:r w:rsidR="00760F43">
        <w:rPr>
          <w:rFonts w:cstheme="minorHAnsi"/>
          <w:iCs/>
          <w:sz w:val="24"/>
          <w:szCs w:val="24"/>
        </w:rPr>
        <w:t>only one share</w:t>
      </w:r>
      <w:r w:rsidR="0027063D">
        <w:rPr>
          <w:rFonts w:cstheme="minorHAnsi"/>
          <w:iCs/>
          <w:sz w:val="24"/>
          <w:szCs w:val="24"/>
        </w:rPr>
        <w:t>d</w:t>
      </w:r>
      <w:r w:rsidR="00EB4E3C">
        <w:rPr>
          <w:rFonts w:cstheme="minorHAnsi"/>
          <w:iCs/>
          <w:sz w:val="24"/>
          <w:szCs w:val="24"/>
        </w:rPr>
        <w:t xml:space="preserve"> state.</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39EACA7"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Tengu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44" w:tooltip="Ricker, 1981 #2518" w:history="1">
        <w:r w:rsidR="00905C49">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5" w:tooltip="Bigler, 1996 #1747" w:history="1">
        <w:r w:rsidR="00905C49">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8" w:tooltip="Jeffrey, 2017 #5818" w:history="1">
        <w:r w:rsidR="00905C49">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Tengu Derby data, but </w:t>
      </w:r>
      <w:r w:rsidR="00994D99">
        <w:rPr>
          <w:rFonts w:cstheme="minorHAnsi"/>
          <w:sz w:val="24"/>
          <w:szCs w:val="24"/>
        </w:rPr>
        <w:t xml:space="preserve">they may not reflect </w:t>
      </w:r>
      <w:r w:rsidR="00DE13CF">
        <w:rPr>
          <w:rFonts w:cstheme="minorHAnsi"/>
          <w:sz w:val="24"/>
          <w:szCs w:val="24"/>
        </w:rPr>
        <w:t xml:space="preserve">common </w:t>
      </w:r>
      <w:r w:rsidR="00994D99">
        <w:rPr>
          <w:rFonts w:cstheme="minorHAnsi"/>
          <w:sz w:val="24"/>
          <w:szCs w:val="24"/>
        </w:rPr>
        <w:t xml:space="preserve">underlying causes. </w:t>
      </w:r>
      <w:r w:rsidR="00231DF9">
        <w:rPr>
          <w:rFonts w:cstheme="minorHAnsi"/>
          <w:sz w:val="24"/>
          <w:szCs w:val="24"/>
        </w:rPr>
        <w:t>Importantly, we found a</w:t>
      </w:r>
      <w:r w:rsidR="005E15C0">
        <w:rPr>
          <w:rFonts w:cstheme="minorHAnsi"/>
          <w:sz w:val="24"/>
          <w:szCs w:val="24"/>
        </w:rPr>
        <w:t xml:space="preserve"> lack of alignment 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r w:rsidR="00A73952">
        <w:rPr>
          <w:rFonts w:cstheme="minorHAnsi"/>
          <w:sz w:val="24"/>
          <w:szCs w:val="24"/>
        </w:rPr>
        <w:t xml:space="preserve">Interestingly, data from four regions of Alaska showed downward trends in mean mass of Chinook Salmon from about 1970 – 2000 </w:t>
      </w:r>
      <w:r w:rsidR="00A73952">
        <w:rPr>
          <w:rFonts w:cstheme="minorHAnsi"/>
          <w:sz w:val="24"/>
          <w:szCs w:val="24"/>
        </w:rPr>
        <w:fldChar w:fldCharType="begin"/>
      </w:r>
      <w:r w:rsidR="00A73952">
        <w:rPr>
          <w:rFonts w:cstheme="minorHAnsi"/>
          <w:sz w:val="24"/>
          <w:szCs w:val="24"/>
        </w:rPr>
        <w:instrText xml:space="preserve"> ADDIN EN.CITE &lt;EndNote&gt;&lt;Cite&gt;&lt;Author&gt;Helle&lt;/Author&gt;&lt;Year&gt;2007&lt;/Year&gt;&lt;RecNum&gt;5902&lt;/RecNum&gt;&lt;DisplayText&gt;(Helle et al. 2007)&lt;/DisplayText&gt;&lt;record&gt;&lt;rec-number&gt;5902&lt;/rec-number&gt;&lt;foreign-keys&gt;&lt;key app="EN" db-id="pa2rd55p5t29rkezf59x9asssx9epef0ese0"&gt;5902&lt;/key&gt;&lt;/foreign-keys&gt;&lt;ref-type name="Journal Article"&gt;17&lt;/ref-type&gt;&lt;contributors&gt;&lt;authors&gt;&lt;author&gt;Helle, J H&lt;/author&gt;&lt;author&gt;Martinson, E C&lt;/author&gt;&lt;author&gt;Eggers, D M&lt;/author&gt;&lt;author&gt;Gritsenko, O&lt;/author&gt;&lt;/authors&gt;&lt;/contributors&gt;&lt;titles&gt;&lt;title&gt;Influence of salmon abundance and ocean conditions on body size of Pacific salmon&lt;/title&gt;&lt;secondary-title&gt;North Pacific Anadromous Fish Commission Bulletin&lt;/secondary-title&gt;&lt;/titles&gt;&lt;periodical&gt;&lt;full-title&gt;North Pacific Anadromous Fish Commission Bulletin&lt;/full-title&gt;&lt;/periodical&gt;&lt;pages&gt;289-298&lt;/pages&gt;&lt;volume&gt;4&lt;/volume&gt;&lt;dates&gt;&lt;year&gt;2007&lt;/year&gt;&lt;/dates&gt;&lt;label&gt;feeding and growth at sea&lt;/label&gt;&lt;urls&gt;&lt;/urls&gt;&lt;/record&gt;&lt;/Cite&gt;&lt;/EndNote&gt;</w:instrText>
      </w:r>
      <w:r w:rsidR="00A73952">
        <w:rPr>
          <w:rFonts w:cstheme="minorHAnsi"/>
          <w:sz w:val="24"/>
          <w:szCs w:val="24"/>
        </w:rPr>
        <w:fldChar w:fldCharType="separate"/>
      </w:r>
      <w:r w:rsidR="00A73952">
        <w:rPr>
          <w:rFonts w:cstheme="minorHAnsi"/>
          <w:noProof/>
          <w:sz w:val="24"/>
          <w:szCs w:val="24"/>
        </w:rPr>
        <w:t>(</w:t>
      </w:r>
      <w:hyperlink w:anchor="_ENREF_15" w:tooltip="Helle, 2007 #5902" w:history="1">
        <w:r w:rsidR="00905C49">
          <w:rPr>
            <w:rFonts w:cstheme="minorHAnsi"/>
            <w:noProof/>
            <w:sz w:val="24"/>
            <w:szCs w:val="24"/>
          </w:rPr>
          <w:t>Helle et al. 2007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 xml:space="preserve">, </w:t>
      </w:r>
      <w:r w:rsidR="00A73952">
        <w:rPr>
          <w:rFonts w:cstheme="minorHAnsi"/>
          <w:sz w:val="24"/>
          <w:szCs w:val="24"/>
        </w:rPr>
        <w:lastRenderedPageBreak/>
        <w:t xml:space="preserve">thus more similar to the Puget Sound purse seine fishery data than the data from British Columbia reported by </w:t>
      </w:r>
      <w:r w:rsidR="00A73952">
        <w:rPr>
          <w:rFonts w:cstheme="minorHAnsi"/>
          <w:sz w:val="24"/>
          <w:szCs w:val="24"/>
        </w:rPr>
        <w:fldChar w:fldCharType="begin"/>
      </w:r>
      <w:r w:rsidR="00A73952">
        <w:rPr>
          <w:rFonts w:cstheme="minorHAnsi"/>
          <w:sz w:val="24"/>
          <w:szCs w:val="24"/>
        </w:rPr>
        <w:instrText xml:space="preserve"> ADDIN EN.CITE &lt;EndNote&gt;&lt;Cite AuthorYear="1"&gt;&lt;Author&gt;Jeffrey&lt;/Author&gt;&lt;Year&gt;2017&lt;/Year&gt;&lt;RecNum&gt;5818&lt;/RecNum&gt;&lt;DisplayText&gt;Jeffrey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A73952">
        <w:rPr>
          <w:rFonts w:cstheme="minorHAnsi"/>
          <w:sz w:val="24"/>
          <w:szCs w:val="24"/>
        </w:rPr>
        <w:fldChar w:fldCharType="separate"/>
      </w:r>
      <w:hyperlink w:anchor="_ENREF_18" w:tooltip="Jeffrey, 2017 #5818" w:history="1">
        <w:r w:rsidR="00905C49">
          <w:rPr>
            <w:rFonts w:cstheme="minorHAnsi"/>
            <w:noProof/>
            <w:sz w:val="24"/>
            <w:szCs w:val="24"/>
          </w:rPr>
          <w:t>Jeffrey et al. (2017</w:t>
        </w:r>
      </w:hyperlink>
      <w:r w:rsidR="00A73952">
        <w:rPr>
          <w:rFonts w:cstheme="minorHAnsi"/>
          <w:noProof/>
          <w:sz w:val="24"/>
          <w:szCs w:val="24"/>
        </w:rPr>
        <w:t>)</w:t>
      </w:r>
      <w:r w:rsidR="00A73952">
        <w:rPr>
          <w:rFonts w:cstheme="minorHAnsi"/>
          <w:sz w:val="24"/>
          <w:szCs w:val="24"/>
        </w:rPr>
        <w:fldChar w:fldCharType="end"/>
      </w:r>
      <w:r w:rsidR="00A73952">
        <w:rPr>
          <w:rFonts w:cstheme="minorHAnsi"/>
          <w:sz w:val="24"/>
          <w:szCs w:val="24"/>
        </w:rPr>
        <w:t>.</w:t>
      </w:r>
    </w:p>
    <w:p w14:paraId="1C6715DB" w14:textId="3F11EE7F"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5" w:tooltip="Bigler, 1996 #1747" w:history="1">
        <w:r w:rsidR="00905C49">
          <w:rPr>
            <w:rFonts w:cstheme="minorHAnsi"/>
            <w:noProof/>
            <w:sz w:val="24"/>
            <w:szCs w:val="24"/>
          </w:rPr>
          <w:t>Bigler et al. 1996</w:t>
        </w:r>
      </w:hyperlink>
      <w:r w:rsidR="00B1613D">
        <w:rPr>
          <w:rFonts w:cstheme="minorHAnsi"/>
          <w:noProof/>
          <w:sz w:val="24"/>
          <w:szCs w:val="24"/>
        </w:rPr>
        <w:t xml:space="preserve">; </w:t>
      </w:r>
      <w:hyperlink w:anchor="_ENREF_24" w:tooltip="Lewis, 2015 #5868" w:history="1">
        <w:r w:rsidR="00905C49">
          <w:rPr>
            <w:rFonts w:cstheme="minorHAnsi"/>
            <w:noProof/>
            <w:sz w:val="24"/>
            <w:szCs w:val="24"/>
          </w:rPr>
          <w:t>Lewis et al. 2015</w:t>
        </w:r>
      </w:hyperlink>
      <w:r w:rsidR="00B1613D">
        <w:rPr>
          <w:rFonts w:cstheme="minorHAnsi"/>
          <w:noProof/>
          <w:sz w:val="24"/>
          <w:szCs w:val="24"/>
        </w:rPr>
        <w:t xml:space="preserve">; </w:t>
      </w:r>
      <w:hyperlink w:anchor="_ENREF_30" w:tooltip="Ohlberger, 2018 #6065" w:history="1">
        <w:r w:rsidR="00905C49">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31" w:tooltip="Oke, 2020 #6932" w:history="1">
        <w:r w:rsidR="00905C49">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31" w:tooltip="Oke, 2020 #6932" w:history="1">
        <w:r w:rsidR="00905C49">
          <w:rPr>
            <w:rFonts w:cstheme="minorHAnsi"/>
            <w:noProof/>
            <w:sz w:val="24"/>
            <w:szCs w:val="24"/>
          </w:rPr>
          <w:t>Oke et al. 2020</w:t>
        </w:r>
      </w:hyperlink>
      <w:r w:rsidR="00B1613D">
        <w:rPr>
          <w:rFonts w:cstheme="minorHAnsi"/>
          <w:noProof/>
          <w:sz w:val="24"/>
          <w:szCs w:val="24"/>
        </w:rPr>
        <w:t xml:space="preserve">; </w:t>
      </w:r>
      <w:hyperlink w:anchor="_ENREF_43" w:tooltip="Ricker, 1980 #3553" w:history="1">
        <w:r w:rsidR="00905C49">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w:t>
      </w:r>
      <w:r w:rsidR="00183E0D">
        <w:rPr>
          <w:rFonts w:cstheme="minorHAnsi"/>
          <w:sz w:val="24"/>
          <w:szCs w:val="24"/>
        </w:rPr>
        <w:t xml:space="preserve"> </w: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 </w:instrText>
      </w:r>
      <w:r w:rsidR="00183E0D">
        <w:rPr>
          <w:rFonts w:cstheme="minorHAnsi"/>
          <w:sz w:val="24"/>
          <w:szCs w:val="24"/>
        </w:rPr>
        <w:fldChar w:fldCharType="begin">
          <w:fldData xml:space="preserve">PEVuZE5vdGU+PENpdGU+PEF1dGhvcj5UYXR0YW08L0F1dGhvcj48WWVhcj4yMDE1PC9ZZWFyPjxS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</w:fldData>
        </w:fldChar>
      </w:r>
      <w:r w:rsidR="00183E0D">
        <w:rPr>
          <w:rFonts w:cstheme="minorHAnsi"/>
          <w:sz w:val="24"/>
          <w:szCs w:val="24"/>
        </w:rPr>
        <w:instrText xml:space="preserve"> ADDIN EN.CITE.DATA </w:instrText>
      </w:r>
      <w:r w:rsidR="00183E0D">
        <w:rPr>
          <w:rFonts w:cstheme="minorHAnsi"/>
          <w:sz w:val="24"/>
          <w:szCs w:val="24"/>
        </w:rPr>
      </w:r>
      <w:r w:rsidR="00183E0D">
        <w:rPr>
          <w:rFonts w:cstheme="minorHAnsi"/>
          <w:sz w:val="24"/>
          <w:szCs w:val="24"/>
        </w:rPr>
        <w:fldChar w:fldCharType="end"/>
      </w:r>
      <w:r w:rsidR="00183E0D">
        <w:rPr>
          <w:rFonts w:cstheme="minorHAnsi"/>
          <w:sz w:val="24"/>
          <w:szCs w:val="24"/>
        </w:rPr>
      </w:r>
      <w:r w:rsidR="00183E0D">
        <w:rPr>
          <w:rFonts w:cstheme="minorHAnsi"/>
          <w:sz w:val="24"/>
          <w:szCs w:val="24"/>
        </w:rPr>
        <w:fldChar w:fldCharType="separate"/>
      </w:r>
      <w:r w:rsidR="00183E0D">
        <w:rPr>
          <w:rFonts w:cstheme="minorHAnsi"/>
          <w:noProof/>
          <w:sz w:val="24"/>
          <w:szCs w:val="24"/>
        </w:rPr>
        <w:t>(</w:t>
      </w:r>
      <w:hyperlink w:anchor="_ENREF_37" w:tooltip="Quinn, 2018 #6281" w:history="1">
        <w:r w:rsidR="00905C49">
          <w:rPr>
            <w:rFonts w:cstheme="minorHAnsi"/>
            <w:noProof/>
            <w:sz w:val="24"/>
            <w:szCs w:val="24"/>
          </w:rPr>
          <w:t>Quinn 2018</w:t>
        </w:r>
      </w:hyperlink>
      <w:r w:rsidR="00183E0D">
        <w:rPr>
          <w:rFonts w:cstheme="minorHAnsi"/>
          <w:noProof/>
          <w:sz w:val="24"/>
          <w:szCs w:val="24"/>
        </w:rPr>
        <w:t xml:space="preserve">; </w:t>
      </w:r>
      <w:hyperlink w:anchor="_ENREF_50" w:tooltip="Scheuerell, 2005 #3369" w:history="1">
        <w:r w:rsidR="00905C49">
          <w:rPr>
            <w:rFonts w:cstheme="minorHAnsi"/>
            <w:noProof/>
            <w:sz w:val="24"/>
            <w:szCs w:val="24"/>
          </w:rPr>
          <w:t>Scheuerell 2005</w:t>
        </w:r>
      </w:hyperlink>
      <w:r w:rsidR="00183E0D">
        <w:rPr>
          <w:rFonts w:cstheme="minorHAnsi"/>
          <w:noProof/>
          <w:sz w:val="24"/>
          <w:szCs w:val="24"/>
        </w:rPr>
        <w:t xml:space="preserve">; </w:t>
      </w:r>
      <w:hyperlink w:anchor="_ENREF_58" w:tooltip="Tattam, 2015 #5574" w:history="1">
        <w:r w:rsidR="00905C49">
          <w:rPr>
            <w:rFonts w:cstheme="minorHAnsi"/>
            <w:noProof/>
            <w:sz w:val="24"/>
            <w:szCs w:val="24"/>
          </w:rPr>
          <w:t>Tattam et al. 2015</w:t>
        </w:r>
      </w:hyperlink>
      <w:r w:rsidR="00183E0D">
        <w:rPr>
          <w:rFonts w:cstheme="minorHAnsi"/>
          <w:noProof/>
          <w:sz w:val="24"/>
          <w:szCs w:val="24"/>
        </w:rPr>
        <w:t>)</w:t>
      </w:r>
      <w:r w:rsidR="00183E0D">
        <w:rPr>
          <w:rFonts w:cstheme="minorHAnsi"/>
          <w:sz w:val="24"/>
          <w:szCs w:val="24"/>
        </w:rPr>
        <w:fldChar w:fldCharType="end"/>
      </w:r>
      <w:r w:rsidR="00147B10">
        <w:rPr>
          <w:rFonts w:cstheme="minorHAnsi"/>
          <w:sz w:val="24"/>
          <w:szCs w:val="24"/>
        </w:rPr>
        <w:t xml:space="preserve"> and initial growth rate </w:t>
      </w:r>
      <w:r w:rsidR="00147B10">
        <w:rPr>
          <w:rFonts w:cstheme="minorHAnsi"/>
          <w:sz w:val="24"/>
          <w:szCs w:val="24"/>
        </w:rPr>
        <w:fldChar w:fldCharType="begin"/>
      </w:r>
      <w:r w:rsidR="00147B10">
        <w:rPr>
          <w:rFonts w:cstheme="minorHAnsi"/>
          <w:sz w:val="24"/>
          <w:szCs w:val="24"/>
        </w:rPr>
        <w:instrText xml:space="preserve"> ADDIN EN.CITE &lt;EndNote&gt;&lt;Cite&gt;&lt;Author&gt;Siegel&lt;/Author&gt;&lt;Year&gt;2017&lt;/Year&gt;&lt;RecNum&gt;7330&lt;/RecNum&gt;&lt;DisplayText&gt;(Siegel et al. 2017)&lt;/DisplayText&gt;&lt;record&gt;&lt;rec-number&gt;7330&lt;/rec-number&gt;&lt;foreign-keys&gt;&lt;key app="EN" db-id="pa2rd55p5t29rkezf59x9asssx9epef0ese0"&gt;7330&lt;/key&gt;&lt;/foreign-keys&gt;&lt;ref-type name="Journal Article"&gt;17&lt;/ref-type&gt;&lt;contributors&gt;&lt;authors&gt;&lt;author&gt;Siegel, J E&lt;/author&gt;&lt;author&gt;McPhee, M V&lt;/author&gt;&lt;author&gt;Adkison, M D&lt;/author&gt;&lt;/authors&gt;&lt;/contributors&gt;&lt;titles&gt;&lt;title&gt;Evidence that marine temperatures influence growth and maturation of Western Alaskan Chinook Salmon&lt;/title&gt;&lt;secondary-title&gt;Marine and Coastal Fisheries&lt;/secondary-title&gt;&lt;/titles&gt;&lt;periodical&gt;&lt;full-title&gt;Marine and Coastal Fisheries&lt;/full-title&gt;&lt;/periodical&gt;&lt;pages&gt;441-456&lt;/pages&gt;&lt;volume&gt;9&lt;/volume&gt;&lt;dates&gt;&lt;year&gt;2017&lt;/year&gt;&lt;/dates&gt;&lt;label&gt;feeding at sea&lt;/label&gt;&lt;urls&gt;&lt;/urls&gt;&lt;/record&gt;&lt;/Cite&gt;&lt;/EndNote&gt;</w:instrText>
      </w:r>
      <w:r w:rsidR="00147B10">
        <w:rPr>
          <w:rFonts w:cstheme="minorHAnsi"/>
          <w:sz w:val="24"/>
          <w:szCs w:val="24"/>
        </w:rPr>
        <w:fldChar w:fldCharType="separate"/>
      </w:r>
      <w:r w:rsidR="00147B10">
        <w:rPr>
          <w:rFonts w:cstheme="minorHAnsi"/>
          <w:noProof/>
          <w:sz w:val="24"/>
          <w:szCs w:val="24"/>
        </w:rPr>
        <w:t>(</w:t>
      </w:r>
      <w:hyperlink w:anchor="_ENREF_55" w:tooltip="Siegel, 2017 #7330" w:history="1">
        <w:r w:rsidR="00905C49">
          <w:rPr>
            <w:rFonts w:cstheme="minorHAnsi"/>
            <w:noProof/>
            <w:sz w:val="24"/>
            <w:szCs w:val="24"/>
          </w:rPr>
          <w:t>Siegel et al. 2017</w:t>
        </w:r>
      </w:hyperlink>
      <w:r w:rsidR="00147B10">
        <w:rPr>
          <w:rFonts w:cstheme="minorHAnsi"/>
          <w:noProof/>
          <w:sz w:val="24"/>
          <w:szCs w:val="24"/>
        </w:rPr>
        <w:t>)</w:t>
      </w:r>
      <w:r w:rsidR="00147B10">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9" w:tooltip="Norris, 2000 #2780" w:history="1">
        <w:r w:rsidR="00905C49">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25" w:tooltip="Losee, 2019 #6488" w:history="1">
        <w:r w:rsidR="00905C49">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006E662B" w14:textId="27992658" w:rsidR="00816490"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attributes</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Pr>
          <w:rFonts w:cstheme="minorHAnsi"/>
          <w:sz w:val="24"/>
          <w:szCs w:val="24"/>
        </w:rPr>
        <w:t xml:space="preserve">, </w:t>
      </w:r>
      <w:r w:rsidR="00F15C56">
        <w:rPr>
          <w:rFonts w:cstheme="minorHAnsi"/>
          <w:sz w:val="24"/>
          <w:szCs w:val="24"/>
        </w:rPr>
        <w:t xml:space="preserve">and we did not try to </w:t>
      </w:r>
      <w:r w:rsidR="00B22765">
        <w:rPr>
          <w:rFonts w:cstheme="minorHAnsi"/>
          <w:sz w:val="24"/>
          <w:szCs w:val="24"/>
        </w:rPr>
        <w:t>ascrib</w:t>
      </w:r>
      <w:r w:rsidR="00F15C56">
        <w:rPr>
          <w:rFonts w:cstheme="minorHAnsi"/>
          <w:sz w:val="24"/>
          <w:szCs w:val="24"/>
        </w:rPr>
        <w:t>e</w:t>
      </w:r>
      <w:r w:rsidR="00B22765">
        <w:rPr>
          <w:rFonts w:cstheme="minorHAnsi"/>
          <w:sz w:val="24"/>
          <w:szCs w:val="24"/>
        </w:rPr>
        <w:t xml:space="preserve"> the </w:t>
      </w:r>
      <w:r w:rsidR="00E832E5">
        <w:rPr>
          <w:rFonts w:cstheme="minorHAnsi"/>
          <w:sz w:val="24"/>
          <w:szCs w:val="24"/>
        </w:rPr>
        <w:t>observed changes in Chinook S</w:t>
      </w:r>
      <w:r w:rsidR="00B22765">
        <w:rPr>
          <w:rFonts w:cstheme="minorHAnsi"/>
          <w:sz w:val="24"/>
          <w:szCs w:val="24"/>
        </w:rPr>
        <w:t xml:space="preserve">almon mass to specific causes. However, data such as these on the resident component, over such a long period, are unique and especially valuable. </w:t>
      </w:r>
      <w:r w:rsidR="0052674F">
        <w:rPr>
          <w:rFonts w:cstheme="minorHAnsi"/>
          <w:sz w:val="24"/>
          <w:szCs w:val="24"/>
        </w:rPr>
        <w:lastRenderedPageBreak/>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8" w:tooltip="Milne, 1950 #4410" w:history="1">
        <w:r w:rsidR="00905C49">
          <w:rPr>
            <w:rFonts w:cstheme="minorHAnsi"/>
            <w:noProof/>
            <w:sz w:val="24"/>
            <w:szCs w:val="24"/>
          </w:rPr>
          <w:t>Milne 1950</w:t>
        </w:r>
      </w:hyperlink>
      <w:r w:rsidR="00B1613D">
        <w:rPr>
          <w:rFonts w:cstheme="minorHAnsi"/>
          <w:noProof/>
          <w:sz w:val="24"/>
          <w:szCs w:val="24"/>
        </w:rPr>
        <w:t xml:space="preserve">; </w:t>
      </w:r>
      <w:hyperlink w:anchor="_ENREF_35" w:tooltip="Pressey, 1953 #3053" w:history="1">
        <w:r w:rsidR="00905C49">
          <w:rPr>
            <w:rFonts w:cstheme="minorHAnsi"/>
            <w:noProof/>
            <w:sz w:val="24"/>
            <w:szCs w:val="24"/>
          </w:rPr>
          <w:t>Pressey 1953</w:t>
        </w:r>
      </w:hyperlink>
      <w:r w:rsidR="00B1613D">
        <w:rPr>
          <w:rFonts w:cstheme="minorHAnsi"/>
          <w:noProof/>
          <w:sz w:val="24"/>
          <w:szCs w:val="24"/>
        </w:rPr>
        <w:t xml:space="preserve">; </w:t>
      </w:r>
      <w:hyperlink w:anchor="_ENREF_48" w:tooltip="Rohde, 2014 #4876" w:history="1">
        <w:r w:rsidR="00905C49">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w:t>
      </w:r>
      <w:r w:rsidR="00201FD8">
        <w:rPr>
          <w:rFonts w:cstheme="minorHAnsi"/>
          <w:sz w:val="24"/>
          <w:szCs w:val="24"/>
        </w:rPr>
        <w:t>S</w:t>
      </w:r>
      <w:r w:rsidR="0052674F">
        <w:rPr>
          <w:rFonts w:cstheme="minorHAnsi"/>
          <w:sz w:val="24"/>
          <w:szCs w:val="24"/>
        </w:rPr>
        <w:t xml:space="preserve">almon remaining as residents </w:t>
      </w:r>
      <w:r w:rsidR="00B70D4A">
        <w:rPr>
          <w:rFonts w:cstheme="minorHAnsi"/>
          <w:sz w:val="24"/>
          <w:szCs w:val="24"/>
        </w:rPr>
        <w:t xml:space="preserve">in Puget Sound </w:t>
      </w:r>
      <w:r w:rsidR="0052674F">
        <w:rPr>
          <w:rFonts w:cstheme="minorHAnsi"/>
          <w:sz w:val="24"/>
          <w:szCs w:val="24"/>
        </w:rPr>
        <w:t>has decreased over the period covered by the Tengu Derby</w:t>
      </w:r>
      <w:r w:rsidR="008A26C3">
        <w:rPr>
          <w:rFonts w:cstheme="minorHAnsi"/>
          <w:sz w:val="24"/>
          <w:szCs w:val="24"/>
        </w:rPr>
        <w:t xml:space="preserve"> data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r w:rsidR="00B22765">
        <w:rPr>
          <w:rFonts w:cstheme="minorHAnsi"/>
          <w:sz w:val="24"/>
          <w:szCs w:val="24"/>
        </w:rPr>
        <w:t>T</w:t>
      </w:r>
      <w:r>
        <w:rPr>
          <w:rFonts w:cstheme="minorHAnsi"/>
          <w:sz w:val="24"/>
          <w:szCs w:val="24"/>
        </w:rPr>
        <w:t xml:space="preserve">he lack of correspondence between the </w:t>
      </w:r>
      <w:r w:rsidR="00B22765">
        <w:rPr>
          <w:rFonts w:cstheme="minorHAnsi"/>
          <w:sz w:val="24"/>
          <w:szCs w:val="24"/>
        </w:rPr>
        <w:t>Tengu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 xml:space="preserve">and the decreasing resident component in the populations,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w:t>
      </w:r>
      <w:r w:rsidR="00201FD8">
        <w:rPr>
          <w:rFonts w:cstheme="minorHAnsi"/>
          <w:sz w:val="24"/>
          <w:szCs w:val="24"/>
        </w:rPr>
        <w:t xml:space="preserve">body </w:t>
      </w:r>
      <w:r>
        <w:rPr>
          <w:rFonts w:cstheme="minorHAnsi"/>
          <w:sz w:val="24"/>
          <w:szCs w:val="24"/>
        </w:rPr>
        <w:t xml:space="preserve">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oho salmon</w:t>
      </w:r>
      <w:r w:rsidR="00201FD8">
        <w:rPr>
          <w:rFonts w:cstheme="minorHAnsi"/>
          <w:sz w:val="24"/>
          <w:szCs w:val="24"/>
        </w:rPr>
        <w:t xml:space="preserve"> </w:t>
      </w:r>
      <w:r w:rsidR="00201FD8">
        <w:rPr>
          <w:rFonts w:cstheme="minorHAnsi"/>
          <w:sz w:val="24"/>
          <w:szCs w:val="24"/>
        </w:rPr>
        <w:fldChar w:fldCharType="begin"/>
      </w:r>
      <w:r w:rsidR="00905C49">
        <w:rPr>
          <w:rFonts w:cstheme="minorHAnsi"/>
          <w:sz w:val="24"/>
          <w:szCs w:val="24"/>
        </w:rPr>
        <w:instrText xml:space="preserve"> ADDIN EN.CITE &lt;EndNote&gt;&lt;Cite&gt;&lt;Author&gt;Quinn&lt;/Author&gt;&lt;Year&gt;2022&lt;/Year&gt;&lt;RecNum&gt;7303&lt;/RecNum&gt;&lt;DisplayText&gt;(Quinn 2021; Quinn and Losee 2022)&lt;/DisplayText&gt;&lt;record&gt;&lt;rec-number&gt;7303&lt;/rec-number&gt;&lt;foreign-keys&gt;&lt;key app="EN" db-id="pa2rd55p5t29rkezf59x9asssx9epef0ese0"&gt;7303&lt;/key&gt;&lt;/foreign-keys&gt;&lt;ref-type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2022&lt;/year&gt;&lt;/dates&gt;&lt;urls&gt;&lt;/urls&gt;&lt;/record&gt;&lt;/Cite&gt;&lt;Cite&gt;&lt;Author&gt;Quinn&lt;/Author&gt;&lt;Year&gt;2021&lt;/Year&gt;&lt;RecNum&gt;6984&lt;/RecNum&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sidR="00201FD8">
        <w:rPr>
          <w:rFonts w:cstheme="minorHAnsi"/>
          <w:sz w:val="24"/>
          <w:szCs w:val="24"/>
        </w:rPr>
        <w:fldChar w:fldCharType="separate"/>
      </w:r>
      <w:r w:rsidR="00905C49">
        <w:rPr>
          <w:rFonts w:cstheme="minorHAnsi"/>
          <w:noProof/>
          <w:sz w:val="24"/>
          <w:szCs w:val="24"/>
        </w:rPr>
        <w:t>(</w:t>
      </w:r>
      <w:hyperlink w:anchor="_ENREF_38" w:tooltip="Quinn, 2021 #6984" w:history="1">
        <w:r w:rsidR="00905C49">
          <w:rPr>
            <w:rFonts w:cstheme="minorHAnsi"/>
            <w:noProof/>
            <w:sz w:val="24"/>
            <w:szCs w:val="24"/>
          </w:rPr>
          <w:t>Quinn 2021</w:t>
        </w:r>
      </w:hyperlink>
      <w:r w:rsidR="00905C49">
        <w:rPr>
          <w:rFonts w:cstheme="minorHAnsi"/>
          <w:noProof/>
          <w:sz w:val="24"/>
          <w:szCs w:val="24"/>
        </w:rPr>
        <w:t xml:space="preserve">; </w:t>
      </w:r>
      <w:hyperlink w:anchor="_ENREF_39" w:tooltip="Quinn, 2022 #7303" w:history="1">
        <w:r w:rsidR="00905C49">
          <w:rPr>
            <w:rFonts w:cstheme="minorHAnsi"/>
            <w:noProof/>
            <w:sz w:val="24"/>
            <w:szCs w:val="24"/>
          </w:rPr>
          <w:t>Quinn and Losee 2022</w:t>
        </w:r>
      </w:hyperlink>
      <w:r w:rsidR="00905C49">
        <w:rPr>
          <w:rFonts w:cstheme="minorHAnsi"/>
          <w:noProof/>
          <w:sz w:val="24"/>
          <w:szCs w:val="24"/>
        </w:rPr>
        <w:t>)</w:t>
      </w:r>
      <w:r w:rsidR="00201FD8">
        <w:rPr>
          <w:rFonts w:cstheme="minorHAnsi"/>
          <w:sz w:val="24"/>
          <w:szCs w:val="24"/>
        </w:rPr>
        <w:fldChar w:fldCharType="end"/>
      </w:r>
      <w:r w:rsidR="008A26C3">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51" w:tooltip="Sharma, 2012 #4267" w:history="1">
        <w:r w:rsidR="00905C49">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r w:rsidR="00973BAA">
        <w:rPr>
          <w:rFonts w:cstheme="minorHAnsi"/>
          <w:sz w:val="24"/>
          <w:szCs w:val="24"/>
        </w:rPr>
        <w:t xml:space="preserve"> </w:t>
      </w:r>
    </w:p>
    <w:p w14:paraId="027D5378" w14:textId="40C992B9" w:rsidR="00973BAA" w:rsidRPr="00973BAA" w:rsidRDefault="00816490" w:rsidP="00816490">
      <w:pPr>
        <w:spacing w:after="0" w:line="480" w:lineRule="auto"/>
        <w:ind w:firstLine="720"/>
        <w:rPr>
          <w:rFonts w:cstheme="minorHAnsi"/>
          <w:sz w:val="24"/>
          <w:szCs w:val="24"/>
        </w:rPr>
      </w:pPr>
      <w:r>
        <w:rPr>
          <w:rFonts w:cstheme="minorHAnsi"/>
          <w:sz w:val="24"/>
          <w:szCs w:val="24"/>
        </w:rPr>
        <w:t>Finally, i</w:t>
      </w:r>
      <w:r w:rsidR="00EB5116">
        <w:rPr>
          <w:rFonts w:cstheme="minorHAnsi"/>
          <w:sz w:val="24"/>
          <w:szCs w:val="24"/>
        </w:rPr>
        <w:t xml:space="preserve">t is increasingly clear </w:t>
      </w:r>
      <w:r w:rsidR="00280658">
        <w:rPr>
          <w:rFonts w:cstheme="minorHAnsi"/>
          <w:sz w:val="24"/>
          <w:szCs w:val="24"/>
        </w:rPr>
        <w:t>that</w:t>
      </w:r>
      <w:r w:rsidR="00EB5116">
        <w:rPr>
          <w:rFonts w:cstheme="minorHAnsi"/>
          <w:sz w:val="24"/>
          <w:szCs w:val="24"/>
        </w:rPr>
        <w:t xml:space="preserve"> declin</w:t>
      </w:r>
      <w:r w:rsidR="00280658">
        <w:rPr>
          <w:rFonts w:cstheme="minorHAnsi"/>
          <w:sz w:val="24"/>
          <w:szCs w:val="24"/>
        </w:rPr>
        <w:t xml:space="preserve">es in abundance of </w:t>
      </w:r>
      <w:r w:rsidR="00713C63">
        <w:rPr>
          <w:rFonts w:cstheme="minorHAnsi"/>
          <w:sz w:val="24"/>
          <w:szCs w:val="24"/>
        </w:rPr>
        <w:t xml:space="preserve">Atlantic and </w:t>
      </w:r>
      <w:r w:rsidR="00280658">
        <w:rPr>
          <w:rFonts w:cstheme="minorHAnsi"/>
          <w:sz w:val="24"/>
          <w:szCs w:val="24"/>
        </w:rPr>
        <w:t xml:space="preserve">Pacific salmon are strongly influenced by survival rates at </w:t>
      </w:r>
      <w:r w:rsidR="00713C63">
        <w:rPr>
          <w:rFonts w:cstheme="minorHAnsi"/>
          <w:sz w:val="24"/>
          <w:szCs w:val="24"/>
        </w:rPr>
        <w:fldChar w:fldCharType="begin"/>
      </w:r>
      <w:r w:rsidR="00713C63">
        <w:rPr>
          <w:rFonts w:cstheme="minorHAnsi"/>
          <w:sz w:val="24"/>
          <w:szCs w:val="24"/>
        </w:rPr>
        <w:instrText xml:space="preserve"> ADDIN EN.CITE &lt;EndNote&gt;&lt;Cite&gt;&lt;Author&gt;Olmos&lt;/Author&gt;&lt;Year&gt;2019&lt;/Year&gt;&lt;RecNum&gt;7333&lt;/RecNum&gt;&lt;DisplayText&gt;(Olmos et al. 2019; Welch et al. 2021)&lt;/DisplayText&gt;&lt;record&gt;&lt;rec-number&gt;7333&lt;/rec-number&gt;&lt;foreign-keys&gt;&lt;key app="EN" db-id="pa2rd55p5t29rkezf59x9asssx9epef0ese0"&gt;7333&lt;/key&gt;&lt;/foreign-keys&gt;&lt;ref-type name="Journal Article"&gt;17&lt;/ref-type&gt;&lt;contributors&gt;&lt;authors&gt;&lt;author&gt;Olmos, M&lt;/author&gt;&lt;author&gt;Massiot-Granier, F&lt;/author&gt;&lt;author&gt;Prévost, E&lt;/author&gt;&lt;author&gt;Chaput, G&lt;/author&gt;&lt;author&gt;Bradbury, I R&lt;/author&gt;&lt;author&gt;Nevoux, M&lt;/author&gt;&lt;author&gt;Rivot, E&lt;/author&gt;&lt;/authors&gt;&lt;/contributors&gt;&lt;titles&gt;&lt;title&gt;Evidence for spatial coherence in time trends of marine life history traits of Atlantic salmon in the North Atlantic&lt;/title&gt;&lt;secondary-title&gt;Fish and Fisheries&lt;/secondary-title&gt;&lt;/titles&gt;&lt;periodical&gt;&lt;full-title&gt;Fish and Fisheries&lt;/full-title&gt;&lt;/periodical&gt;&lt;pages&gt;322-342&lt;/pages&gt;&lt;volume&gt;20&lt;/volume&gt;&lt;dates&gt;&lt;year&gt;2019&lt;/year&gt;&lt;/dates&gt;&lt;label&gt;marine survival&lt;/label&gt;&lt;urls&gt;&lt;/urls&gt;&lt;/record&gt;&lt;/Cite&gt;&lt;Cite&gt;&lt;Author&gt;Welch&lt;/Author&gt;&lt;Year&gt;2021&lt;/Year&gt;&lt;RecNum&gt;6976&lt;/RecNum&gt;&lt;record&gt;&lt;rec-number&gt;6976&lt;/rec-number&gt;&lt;foreign-keys&gt;&lt;key app="EN" db-id="pa2rd55p5t29rkezf59x9asssx9epef0ese0"&gt;6976&lt;/key&gt;&lt;/foreign-keys&gt;&lt;ref-type name="Journal Article"&gt;17&lt;/ref-type&gt;&lt;contributors&gt;&lt;authors&gt;&lt;author&gt;Welch, D W&lt;/author&gt;&lt;author&gt;Porter, A D&lt;/author&gt;&lt;author&gt;Rechisky, E L&lt;/author&gt;&lt;/authors&gt;&lt;/contributors&gt;&lt;titles&gt;&lt;title&gt;&lt;style face="normal" font="default" size="100%"&gt;A synthesis of the coast-wide decline in survival of West Coast Chinook Salmon (&lt;/style&gt;&lt;style face="italic" font="default" size="100%"&gt;Oncorhynchus tshawytscha&lt;/style&gt;&lt;style face="normal" font="default" size="100%"&gt;, Salmonidae)&lt;/style&gt;&lt;/title&gt;&lt;secondary-title&gt;Fish and Fisheries&lt;/secondary-title&gt;&lt;/titles&gt;&lt;periodical&gt;&lt;full-title&gt;Fish and Fisheries&lt;/full-title&gt;&lt;/periodical&gt;&lt;pages&gt;194-211&lt;/pages&gt;&lt;volume&gt;22&lt;/volume&gt;&lt;dates&gt;&lt;year&gt;2021&lt;/year&gt;&lt;/dates&gt;&lt;label&gt;marine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2" w:tooltip="Olmos, 2019 #7333" w:history="1">
        <w:r w:rsidR="00905C49">
          <w:rPr>
            <w:rFonts w:cstheme="minorHAnsi"/>
            <w:noProof/>
            <w:sz w:val="24"/>
            <w:szCs w:val="24"/>
          </w:rPr>
          <w:t>Olmos et al. 2019</w:t>
        </w:r>
      </w:hyperlink>
      <w:r w:rsidR="00713C63">
        <w:rPr>
          <w:rFonts w:cstheme="minorHAnsi"/>
          <w:noProof/>
          <w:sz w:val="24"/>
          <w:szCs w:val="24"/>
        </w:rPr>
        <w:t xml:space="preserve">; </w:t>
      </w:r>
      <w:hyperlink w:anchor="_ENREF_63" w:tooltip="Welch, 2021 #6976" w:history="1">
        <w:r w:rsidR="00905C49">
          <w:rPr>
            <w:rFonts w:cstheme="minorHAnsi"/>
            <w:noProof/>
            <w:sz w:val="24"/>
            <w:szCs w:val="24"/>
          </w:rPr>
          <w:t>Welch et al. 2021</w:t>
        </w:r>
      </w:hyperlink>
      <w:r w:rsidR="00713C63">
        <w:rPr>
          <w:rFonts w:cstheme="minorHAnsi"/>
          <w:noProof/>
          <w:sz w:val="24"/>
          <w:szCs w:val="24"/>
        </w:rPr>
        <w:t>)</w:t>
      </w:r>
      <w:r w:rsidR="00713C63">
        <w:rPr>
          <w:rFonts w:cstheme="minorHAnsi"/>
          <w:sz w:val="24"/>
          <w:szCs w:val="24"/>
        </w:rPr>
        <w:fldChar w:fldCharType="end"/>
      </w:r>
      <w:r w:rsidR="00280658">
        <w:rPr>
          <w:rFonts w:cstheme="minorHAnsi"/>
          <w:sz w:val="24"/>
          <w:szCs w:val="24"/>
        </w:rPr>
        <w:t xml:space="preserve">. </w:t>
      </w:r>
      <w:r w:rsidR="00713C63">
        <w:rPr>
          <w:rFonts w:cstheme="minorHAnsi"/>
          <w:sz w:val="24"/>
          <w:szCs w:val="24"/>
        </w:rPr>
        <w:t>However</w:t>
      </w:r>
      <w:r w:rsidR="00EB5116">
        <w:rPr>
          <w:rFonts w:cstheme="minorHAnsi"/>
          <w:sz w:val="24"/>
          <w:szCs w:val="24"/>
        </w:rPr>
        <w:t xml:space="preserve">, </w:t>
      </w:r>
      <w:r w:rsidR="00713C63">
        <w:rPr>
          <w:rFonts w:cstheme="minorHAnsi"/>
          <w:sz w:val="24"/>
          <w:szCs w:val="24"/>
        </w:rPr>
        <w:t xml:space="preserve">as exemplified by Atlantic Salmon from the Bay of Fundy, Canada, </w:t>
      </w:r>
      <w:r w:rsidR="00EB5116">
        <w:rPr>
          <w:rFonts w:cstheme="minorHAnsi"/>
          <w:sz w:val="24"/>
          <w:szCs w:val="24"/>
        </w:rPr>
        <w:t xml:space="preserve">considerable variation in </w:t>
      </w:r>
      <w:r w:rsidR="00280658">
        <w:rPr>
          <w:rFonts w:cstheme="minorHAnsi"/>
          <w:sz w:val="24"/>
          <w:szCs w:val="24"/>
        </w:rPr>
        <w:t xml:space="preserve">survival </w:t>
      </w:r>
      <w:r w:rsidR="00EB5116">
        <w:rPr>
          <w:rFonts w:cstheme="minorHAnsi"/>
          <w:sz w:val="24"/>
          <w:szCs w:val="24"/>
        </w:rPr>
        <w:t>rates can occur among spatially proximate populations</w:t>
      </w:r>
      <w:r w:rsidR="00713C63">
        <w:rPr>
          <w:rFonts w:cstheme="minorHAnsi"/>
          <w:sz w:val="24"/>
          <w:szCs w:val="24"/>
        </w:rPr>
        <w:t xml:space="preserve"> </w:t>
      </w:r>
      <w:r w:rsidR="00713C63">
        <w:rPr>
          <w:rFonts w:cstheme="minorHAnsi"/>
          <w:sz w:val="24"/>
          <w:szCs w:val="24"/>
        </w:rPr>
        <w:fldChar w:fldCharType="begin"/>
      </w:r>
      <w:r w:rsidR="00713C63">
        <w:rPr>
          <w:rFonts w:cstheme="minorHAnsi"/>
          <w:sz w:val="24"/>
          <w:szCs w:val="24"/>
        </w:rPr>
        <w:instrText xml:space="preserve"> ADDIN EN.CITE &lt;EndNote&gt;&lt;Cite&gt;&lt;Author&gt;Pardo&lt;/Author&gt;&lt;Year&gt;2021&lt;/Year&gt;&lt;RecNum&gt;7332&lt;/RecNum&gt;&lt;DisplayText&gt;(Pardo et al. 2021)&lt;/DisplayText&gt;&lt;record&gt;&lt;rec-number&gt;7332&lt;/rec-number&gt;&lt;foreign-keys&gt;&lt;key app="EN" db-id="pa2rd55p5t29rkezf59x9asssx9epef0ese0"&gt;7332&lt;/key&gt;&lt;/foreign-keys&gt;&lt;ref-type name="Journal Article"&gt;17&lt;/ref-type&gt;&lt;contributors&gt;&lt;authors&gt;&lt;author&gt;Pardo, S A&lt;/author&gt;&lt;author&gt;Bolstad, G H&lt;/author&gt;&lt;author&gt;Dempson, J B &lt;/author&gt;&lt;author&gt;April, J&lt;/author&gt;&lt;author&gt;Jones, R A&lt;/author&gt;&lt;author&gt;Raab, D&lt;/author&gt;&lt;author&gt;Hutchings, J A&lt;/author&gt;&lt;/authors&gt;&lt;/contributors&gt;&lt;titles&gt;&lt;title&gt;Trends in marine survival of Atlantic salmon populations in eastern Canada&lt;/title&gt;&lt;secondary-title&gt;ICES Journal of Marine Science&lt;/secondary-title&gt;&lt;/titles&gt;&lt;periodical&gt;&lt;full-title&gt;ICES Journal of Marine Science&lt;/full-title&gt;&lt;/periodical&gt;&lt;pages&gt;2460-2473&lt;/pages&gt;&lt;volume&gt;78&lt;/volume&gt;&lt;dates&gt;&lt;year&gt;2021&lt;/year&gt;&lt;/dates&gt;&lt;label&gt;marine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33" w:tooltip="Pardo, 2021 #7332" w:history="1">
        <w:r w:rsidR="00905C49">
          <w:rPr>
            <w:rFonts w:cstheme="minorHAnsi"/>
            <w:noProof/>
            <w:sz w:val="24"/>
            <w:szCs w:val="24"/>
          </w:rPr>
          <w:t>Pardo et al. 2021</w:t>
        </w:r>
      </w:hyperlink>
      <w:r w:rsidR="00713C63">
        <w:rPr>
          <w:rFonts w:cstheme="minorHAnsi"/>
          <w:noProof/>
          <w:sz w:val="24"/>
          <w:szCs w:val="24"/>
        </w:rPr>
        <w:t>)</w:t>
      </w:r>
      <w:r w:rsidR="00713C63">
        <w:rPr>
          <w:rFonts w:cstheme="minorHAnsi"/>
          <w:sz w:val="24"/>
          <w:szCs w:val="24"/>
        </w:rPr>
        <w:fldChar w:fldCharType="end"/>
      </w:r>
      <w:r>
        <w:rPr>
          <w:rFonts w:cstheme="minorHAnsi"/>
          <w:sz w:val="24"/>
          <w:szCs w:val="24"/>
        </w:rPr>
        <w:t>. S</w:t>
      </w:r>
      <w:r w:rsidR="00280658">
        <w:rPr>
          <w:rFonts w:cstheme="minorHAnsi"/>
          <w:sz w:val="24"/>
          <w:szCs w:val="24"/>
        </w:rPr>
        <w:t xml:space="preserve">ome of </w:t>
      </w:r>
      <w:r>
        <w:rPr>
          <w:rFonts w:cstheme="minorHAnsi"/>
          <w:sz w:val="24"/>
          <w:szCs w:val="24"/>
        </w:rPr>
        <w:t>this variation in survival</w:t>
      </w:r>
      <w:r w:rsidR="00280658">
        <w:rPr>
          <w:rFonts w:cstheme="minorHAnsi"/>
          <w:sz w:val="24"/>
          <w:szCs w:val="24"/>
        </w:rPr>
        <w:t xml:space="preserve"> may be related to the proportions of populations adopting resident </w:t>
      </w:r>
      <w:r>
        <w:rPr>
          <w:rFonts w:cstheme="minorHAnsi"/>
          <w:sz w:val="24"/>
          <w:szCs w:val="24"/>
        </w:rPr>
        <w:t xml:space="preserve">or </w:t>
      </w:r>
      <w:r w:rsidR="00280658">
        <w:rPr>
          <w:rFonts w:cstheme="minorHAnsi"/>
          <w:sz w:val="24"/>
          <w:szCs w:val="24"/>
        </w:rPr>
        <w:t xml:space="preserve">migratory behavior patterns </w:t>
      </w:r>
      <w:r w:rsidR="00713C63">
        <w:rPr>
          <w:rFonts w:cstheme="minorHAnsi"/>
          <w:sz w:val="24"/>
          <w:szCs w:val="24"/>
        </w:rPr>
        <w:fldChar w:fldCharType="begin"/>
      </w:r>
      <w:r w:rsidR="00713C63">
        <w:rPr>
          <w:rFonts w:cstheme="minorHAnsi"/>
          <w:sz w:val="24"/>
          <w:szCs w:val="24"/>
        </w:rPr>
        <w:instrText xml:space="preserve"> ADDIN EN.CITE &lt;EndNote&gt;&lt;Cite&gt;&lt;Author&gt;Lacroix&lt;/Author&gt;&lt;Year&gt;2013&lt;/Year&gt;&lt;RecNum&gt;4572&lt;/RecNum&gt;&lt;DisplayText&gt;(Lacroix 2013)&lt;/DisplayText&gt;&lt;record&gt;&lt;rec-number&gt;4572&lt;/rec-number&gt;&lt;foreign-keys&gt;&lt;key app="EN" db-id="pa2rd55p5t29rkezf59x9asssx9epef0ese0"&gt;4572&lt;/key&gt;&lt;/foreign-keys&gt;&lt;ref-type name="Journal Article"&gt;17&lt;/ref-type&gt;&lt;contributors&gt;&lt;authors&gt;&lt;author&gt;Lacroix, G L&lt;/author&gt;&lt;/authors&gt;&lt;/contributors&gt;&lt;titles&gt;&lt;title&gt;&lt;style face="normal" font="default" size="100%"&gt;Migratory strategies of Atlantic salmon (&lt;/style&gt;&lt;style face="italic" font="default" size="100%"&gt;Salmo salar&lt;/style&gt;&lt;style face="normal" font="default" size="100%"&gt;) postsmolts and implications for marine survival of endangered populations&lt;/style&gt;&lt;/title&gt;&lt;secondary-title&gt;Canadian Journal of Fisheries and Aquatic Sciences&lt;/secondary-title&gt;&lt;/titles&gt;&lt;periodical&gt;&lt;full-title&gt;Canadian Journal of Fisheries and Aquatic Sciences&lt;/full-title&gt;&lt;/periodical&gt;&lt;pages&gt;32-48&lt;/pages&gt;&lt;volume&gt;70&lt;/volume&gt;&lt;keywords&gt;&lt;keyword&gt;residency, partial migration&lt;/keyword&gt;&lt;/keywords&gt;&lt;dates&gt;&lt;year&gt;2013&lt;/year&gt;&lt;/dates&gt;&lt;label&gt;early marine migration, marine survival&lt;/label&gt;&lt;urls&gt;&lt;/urls&gt;&lt;/record&gt;&lt;/Cite&gt;&lt;/EndNote&gt;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23" w:tooltip="Lacroix, 2013 #4572" w:history="1">
        <w:r w:rsidR="00905C49">
          <w:rPr>
            <w:rFonts w:cstheme="minorHAnsi"/>
            <w:noProof/>
            <w:sz w:val="24"/>
            <w:szCs w:val="24"/>
          </w:rPr>
          <w:t>Lacroix 2013</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 xml:space="preserve">, </w:t>
      </w:r>
      <w:r>
        <w:rPr>
          <w:rFonts w:cstheme="minorHAnsi"/>
          <w:sz w:val="24"/>
          <w:szCs w:val="24"/>
        </w:rPr>
        <w:t xml:space="preserve">and migratory patterns </w:t>
      </w:r>
      <w:r w:rsidR="00713C63">
        <w:rPr>
          <w:rFonts w:cstheme="minorHAnsi"/>
          <w:sz w:val="24"/>
          <w:szCs w:val="24"/>
        </w:rPr>
        <w:t xml:space="preserve">also affect growth rates </w:t>
      </w:r>
      <w:r w:rsidR="00713C63">
        <w:rPr>
          <w:rFonts w:cstheme="minorHAnsi"/>
          <w:sz w:val="24"/>
          <w:szCs w:val="24"/>
        </w:rPr>
        <w:fldChar w:fldCharType="begin"/>
      </w:r>
      <w:r w:rsidR="00713C63">
        <w:rPr>
          <w:rFonts w:cstheme="minorHAnsi"/>
          <w:sz w:val="24"/>
          <w:szCs w:val="24"/>
        </w:rPr>
        <w:instrText xml:space="preserve"> ADDIN EN.CITE &lt;EndNote&gt;&lt;Cite&gt;&lt;Author&gt;Hubley&lt;/Author&gt;&lt;Year&gt;2008&lt;/Year&gt;&lt;RecNum&gt;6889&lt;/RecNum&gt;&lt;DisplayText&gt;(Hubley et al. 2008)&lt;/DisplayText&gt;&lt;record&gt;&lt;rec-number&gt;6889&lt;/rec-number&gt;&lt;foreign-keys&gt;&lt;key app="EN" db-id="pa2rd55p5t29rkezf59x9asssx9epef0ese0"&gt;6889&lt;/key&gt;&lt;/foreign-keys&gt;&lt;ref-type name="Journal Article"&gt;17&lt;/ref-type&gt;&lt;contributors&gt;&lt;authors&gt;&lt;author&gt;Hubley, P B&lt;/author&gt;&lt;author&gt;Amiro, P G&lt;/author&gt;&lt;author&gt;Gibson, A J F&lt;/author&gt;&lt;/authors&gt;&lt;/contributors&gt;&lt;titles&gt;&lt;title&gt;&lt;style face="normal" font="default" size="100%"&gt;Changes in scale circulus spacings of an endangered Atlantic salmon&lt;/style&gt;&lt;style face="italic" font="default" size="100%"&gt; Salmo salar&lt;/style&gt;&lt;style face="normal" font="default" size="100%"&gt; population: evidence of a shift in marine migration?&lt;/style&gt;&lt;/title&gt;&lt;secondary-title&gt;Journal of Fish Biology&lt;/secondary-title&gt;&lt;/titles&gt;&lt;periodical&gt;&lt;full-title&gt;Journal of Fish Biology&lt;/full-title&gt;&lt;/periodical&gt;&lt;pages&gt;2321-2340&lt;/pages&gt;&lt;volume&gt;73&lt;/volume&gt;&lt;dates&gt;&lt;year&gt;2008&lt;/year&gt;&lt;/dates&gt;&lt;label&gt;oceanic migration&lt;/label&gt;&lt;urls&gt;&lt;/urls&gt;&lt;/record&gt;&lt;/Cite&gt;&lt;/EndNote&gt;</w:instrText>
      </w:r>
      <w:r w:rsidR="00713C63">
        <w:rPr>
          <w:rFonts w:cstheme="minorHAnsi"/>
          <w:sz w:val="24"/>
          <w:szCs w:val="24"/>
        </w:rPr>
        <w:fldChar w:fldCharType="separate"/>
      </w:r>
      <w:r w:rsidR="00713C63">
        <w:rPr>
          <w:rFonts w:cstheme="minorHAnsi"/>
          <w:noProof/>
          <w:sz w:val="24"/>
          <w:szCs w:val="24"/>
        </w:rPr>
        <w:t>(</w:t>
      </w:r>
      <w:hyperlink w:anchor="_ENREF_17" w:tooltip="Hubley, 2008 #6889" w:history="1">
        <w:r w:rsidR="00905C49">
          <w:rPr>
            <w:rFonts w:cstheme="minorHAnsi"/>
            <w:noProof/>
            <w:sz w:val="24"/>
            <w:szCs w:val="24"/>
          </w:rPr>
          <w:t>Hubley et al. 2008</w:t>
        </w:r>
      </w:hyperlink>
      <w:r w:rsidR="00713C63">
        <w:rPr>
          <w:rFonts w:cstheme="minorHAnsi"/>
          <w:noProof/>
          <w:sz w:val="24"/>
          <w:szCs w:val="24"/>
        </w:rPr>
        <w:t>)</w:t>
      </w:r>
      <w:r w:rsidR="00713C63">
        <w:rPr>
          <w:rFonts w:cstheme="minorHAnsi"/>
          <w:sz w:val="24"/>
          <w:szCs w:val="24"/>
        </w:rPr>
        <w:fldChar w:fldCharType="end"/>
      </w:r>
      <w:r w:rsidR="00713C63">
        <w:rPr>
          <w:rFonts w:cstheme="minorHAnsi"/>
          <w:sz w:val="24"/>
          <w:szCs w:val="24"/>
        </w:rPr>
        <w:t>.</w:t>
      </w:r>
      <w:r>
        <w:rPr>
          <w:rFonts w:cstheme="minorHAnsi"/>
          <w:sz w:val="24"/>
          <w:szCs w:val="24"/>
        </w:rPr>
        <w:t xml:space="preserve"> Thus o</w:t>
      </w:r>
      <w:r w:rsidR="00973BAA" w:rsidRPr="00973BAA">
        <w:rPr>
          <w:sz w:val="24"/>
          <w:szCs w:val="24"/>
        </w:rPr>
        <w:t xml:space="preserve">ur results </w:t>
      </w:r>
      <w:r>
        <w:rPr>
          <w:sz w:val="24"/>
          <w:szCs w:val="24"/>
        </w:rPr>
        <w:t>highlight the need to better u</w:t>
      </w:r>
      <w:r w:rsidR="00973BAA" w:rsidRPr="00973BAA">
        <w:rPr>
          <w:sz w:val="24"/>
          <w:szCs w:val="24"/>
        </w:rPr>
        <w:t xml:space="preserve">nderstand where different genetic groups of salmon go over their entire marine life histories, </w:t>
      </w:r>
      <w:r w:rsidR="008300F5">
        <w:rPr>
          <w:sz w:val="24"/>
          <w:szCs w:val="24"/>
        </w:rPr>
        <w:t xml:space="preserve">as </w:t>
      </w:r>
      <w:r w:rsidR="00973BAA" w:rsidRPr="00973BAA">
        <w:rPr>
          <w:sz w:val="24"/>
          <w:szCs w:val="24"/>
        </w:rPr>
        <w:t xml:space="preserve">these pathways </w:t>
      </w:r>
      <w:r w:rsidR="008300F5">
        <w:rPr>
          <w:sz w:val="24"/>
          <w:szCs w:val="24"/>
        </w:rPr>
        <w:t xml:space="preserve">likely affect </w:t>
      </w:r>
      <w:r w:rsidR="00973BAA" w:rsidRPr="00973BAA">
        <w:rPr>
          <w:sz w:val="24"/>
          <w:szCs w:val="24"/>
        </w:rPr>
        <w:t xml:space="preserve">their growth, as shown here, </w:t>
      </w:r>
      <w:r w:rsidR="008300F5">
        <w:rPr>
          <w:sz w:val="24"/>
          <w:szCs w:val="24"/>
        </w:rPr>
        <w:t>and</w:t>
      </w:r>
      <w:r w:rsidR="00973BAA" w:rsidRPr="00973BAA">
        <w:rPr>
          <w:sz w:val="24"/>
          <w:szCs w:val="24"/>
        </w:rPr>
        <w:t xml:space="preserve"> also their survival to adult return.  </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313298C" w14:textId="36432D39" w:rsidR="00A85F93" w:rsidRDefault="00B96BF9" w:rsidP="00A85F93">
      <w:pPr>
        <w:spacing w:after="0" w:line="480" w:lineRule="auto"/>
        <w:rPr>
          <w:rFonts w:cstheme="minorHAnsi"/>
          <w:sz w:val="24"/>
          <w:szCs w:val="24"/>
        </w:rPr>
      </w:pPr>
      <w:r>
        <w:rPr>
          <w:rFonts w:cstheme="minorHAnsi"/>
          <w:sz w:val="24"/>
          <w:szCs w:val="24"/>
        </w:rPr>
        <w:t>First and foremost, we thank Doug Hanada of the Tengu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w:t>
      </w:r>
      <w:r w:rsidR="006847F4">
        <w:rPr>
          <w:rFonts w:cstheme="minorHAnsi"/>
          <w:sz w:val="24"/>
          <w:szCs w:val="24"/>
        </w:rPr>
        <w:t>sion of participants of all background</w:t>
      </w:r>
      <w:r w:rsidR="003F6157">
        <w:rPr>
          <w:rFonts w:cstheme="minorHAnsi"/>
          <w:sz w:val="24"/>
          <w:szCs w:val="24"/>
        </w:rPr>
        <w:t>s, and the reputations of club members for their skill as anglers</w:t>
      </w:r>
      <w:r>
        <w:rPr>
          <w:rFonts w:cstheme="minorHAnsi"/>
          <w:sz w:val="24"/>
          <w:szCs w:val="24"/>
        </w:rPr>
        <w:t xml:space="preserve">. </w:t>
      </w:r>
      <w:r w:rsidR="003F6157">
        <w:rPr>
          <w:rFonts w:cstheme="minorHAnsi"/>
          <w:sz w:val="24"/>
          <w:szCs w:val="24"/>
        </w:rPr>
        <w:t xml:space="preserve">Many helpful comments were provided by retired Washington Department of Fisheries – Fish and Wildlife staff, notably Frank Haw, Ray Buckley, and Steve Mathews, </w:t>
      </w:r>
      <w:r w:rsidR="00A7070E">
        <w:rPr>
          <w:rFonts w:cstheme="minorHAnsi"/>
          <w:sz w:val="24"/>
          <w:szCs w:val="24"/>
        </w:rPr>
        <w:t xml:space="preserve">current WDFW member Mickey Agha, </w:t>
      </w:r>
      <w:r w:rsidR="003F6157">
        <w:rPr>
          <w:rFonts w:cstheme="minorHAnsi"/>
          <w:sz w:val="24"/>
          <w:szCs w:val="24"/>
        </w:rPr>
        <w:t xml:space="preserve">and Eli Holmes (NOAA-Fisheries). </w:t>
      </w:r>
      <w:r w:rsidR="00BA5422" w:rsidRPr="00BA5422">
        <w:rPr>
          <w:rFonts w:cstheme="minorHAnsi"/>
          <w:sz w:val="24"/>
          <w:szCs w:val="24"/>
        </w:rPr>
        <w:t>Any use of trade, firm, or product names is for descriptive purposes only and does not imply endorsement by the U.S. Government.</w:t>
      </w:r>
      <w:r w:rsidR="00A85F93">
        <w:rPr>
          <w:rFonts w:cstheme="minorHAnsi"/>
          <w:sz w:val="24"/>
          <w:szCs w:val="24"/>
        </w:rPr>
        <w:br w:type="page"/>
      </w:r>
    </w:p>
    <w:p w14:paraId="0650CEFD" w14:textId="1C5532EB" w:rsidR="00A85F93" w:rsidRDefault="00A85F93" w:rsidP="00EB1C8E">
      <w:pPr>
        <w:spacing w:line="480" w:lineRule="auto"/>
        <w:rPr>
          <w:rFonts w:cstheme="minorHAnsi"/>
          <w:sz w:val="24"/>
          <w:szCs w:val="24"/>
        </w:rPr>
      </w:pPr>
      <w:r>
        <w:rPr>
          <w:rFonts w:cstheme="minorHAnsi"/>
          <w:sz w:val="24"/>
          <w:szCs w:val="24"/>
        </w:rPr>
        <w:lastRenderedPageBreak/>
        <w:t xml:space="preserve">Table 1. Differences in AICc values between univariate models fit to the full </w:t>
      </w:r>
      <w:r w:rsidR="00A22E34">
        <w:rPr>
          <w:rFonts w:cstheme="minorHAnsi"/>
          <w:sz w:val="24"/>
          <w:szCs w:val="24"/>
        </w:rPr>
        <w:t xml:space="preserve">time </w:t>
      </w:r>
      <w:r>
        <w:rPr>
          <w:rFonts w:cstheme="minorHAnsi"/>
          <w:sz w:val="24"/>
          <w:szCs w:val="24"/>
        </w:rPr>
        <w:t>period and multivariate models fit to the late period</w:t>
      </w:r>
      <w:r w:rsidR="00A22E34">
        <w:rPr>
          <w:rFonts w:cstheme="minorHAnsi"/>
          <w:sz w:val="24"/>
          <w:szCs w:val="24"/>
        </w:rPr>
        <w:t xml:space="preserve"> only</w:t>
      </w:r>
      <w:r>
        <w:rPr>
          <w:rFonts w:cstheme="minorHAnsi"/>
          <w:sz w:val="24"/>
          <w:szCs w:val="24"/>
        </w:rPr>
        <w:t>.</w:t>
      </w:r>
      <w:r w:rsidR="00BE207C">
        <w:rPr>
          <w:rFonts w:cstheme="minorHAnsi"/>
          <w:sz w:val="24"/>
          <w:szCs w:val="24"/>
        </w:rPr>
        <w:t xml:space="preserve"> Bias indicates whet</w:t>
      </w:r>
      <w:r w:rsidR="00A22E34">
        <w:rPr>
          <w:rFonts w:cstheme="minorHAnsi"/>
          <w:sz w:val="24"/>
          <w:szCs w:val="24"/>
        </w:rPr>
        <w:t>her</w:t>
      </w:r>
      <w:r w:rsidR="00BE207C">
        <w:rPr>
          <w:rFonts w:cstheme="minorHAnsi"/>
          <w:sz w:val="24"/>
          <w:szCs w:val="24"/>
        </w:rPr>
        <w:t xml:space="preserve"> a bias term was included in the random walk model. States and Observations indicate the number of underlying </w:t>
      </w:r>
      <w:r w:rsidR="008B7362">
        <w:rPr>
          <w:rFonts w:cstheme="minorHAnsi"/>
          <w:sz w:val="24"/>
          <w:szCs w:val="24"/>
        </w:rPr>
        <w:t>states and time series of observations,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B1C8E" w14:paraId="1E8FB124" w14:textId="77777777" w:rsidTr="00EB1C8E">
        <w:trPr>
          <w:trHeight w:val="432"/>
        </w:trPr>
        <w:tc>
          <w:tcPr>
            <w:tcW w:w="1870" w:type="dxa"/>
            <w:tcBorders>
              <w:top w:val="single" w:sz="4" w:space="0" w:color="auto"/>
              <w:bottom w:val="single" w:sz="4" w:space="0" w:color="auto"/>
            </w:tcBorders>
            <w:vAlign w:val="center"/>
          </w:tcPr>
          <w:p w14:paraId="3B6A9257" w14:textId="25004493" w:rsidR="00EB1C8E" w:rsidRDefault="00EB1C8E" w:rsidP="00EB1C8E">
            <w:pPr>
              <w:jc w:val="center"/>
              <w:rPr>
                <w:rFonts w:cstheme="minorHAnsi"/>
                <w:sz w:val="24"/>
                <w:szCs w:val="24"/>
              </w:rPr>
            </w:pPr>
            <w:r>
              <w:rPr>
                <w:rFonts w:cstheme="minorHAnsi"/>
                <w:sz w:val="24"/>
                <w:szCs w:val="24"/>
              </w:rPr>
              <w:t>Time period</w:t>
            </w:r>
          </w:p>
        </w:tc>
        <w:tc>
          <w:tcPr>
            <w:tcW w:w="1870" w:type="dxa"/>
            <w:tcBorders>
              <w:top w:val="single" w:sz="4" w:space="0" w:color="auto"/>
              <w:bottom w:val="single" w:sz="4" w:space="0" w:color="auto"/>
            </w:tcBorders>
            <w:vAlign w:val="center"/>
          </w:tcPr>
          <w:p w14:paraId="027CEAD3" w14:textId="52ED888E" w:rsidR="00EB1C8E" w:rsidRDefault="00EB1C8E" w:rsidP="00EB1C8E">
            <w:pPr>
              <w:jc w:val="center"/>
              <w:rPr>
                <w:rFonts w:cstheme="minorHAnsi"/>
                <w:sz w:val="24"/>
                <w:szCs w:val="24"/>
              </w:rPr>
            </w:pPr>
            <w:r>
              <w:rPr>
                <w:rFonts w:cstheme="minorHAnsi"/>
                <w:sz w:val="24"/>
                <w:szCs w:val="24"/>
              </w:rPr>
              <w:t>Bias</w:t>
            </w:r>
          </w:p>
        </w:tc>
        <w:tc>
          <w:tcPr>
            <w:tcW w:w="1870" w:type="dxa"/>
            <w:tcBorders>
              <w:top w:val="single" w:sz="4" w:space="0" w:color="auto"/>
              <w:bottom w:val="single" w:sz="4" w:space="0" w:color="auto"/>
            </w:tcBorders>
            <w:vAlign w:val="center"/>
          </w:tcPr>
          <w:p w14:paraId="0D49649E" w14:textId="31C60DFD" w:rsidR="00EB1C8E" w:rsidRDefault="00EB1C8E" w:rsidP="00EB1C8E">
            <w:pPr>
              <w:jc w:val="center"/>
              <w:rPr>
                <w:rFonts w:cstheme="minorHAnsi"/>
                <w:sz w:val="24"/>
                <w:szCs w:val="24"/>
              </w:rPr>
            </w:pPr>
            <w:r>
              <w:rPr>
                <w:rFonts w:cstheme="minorHAnsi"/>
                <w:sz w:val="24"/>
                <w:szCs w:val="24"/>
              </w:rPr>
              <w:t>States (</w:t>
            </w:r>
            <w:r w:rsidRPr="00BE207C">
              <w:rPr>
                <w:rFonts w:cstheme="minorHAnsi"/>
                <w:i/>
                <w:iCs/>
                <w:sz w:val="24"/>
                <w:szCs w:val="24"/>
              </w:rPr>
              <w:t>i</w:t>
            </w:r>
            <w:r>
              <w:rPr>
                <w:rFonts w:cstheme="minorHAnsi"/>
                <w:sz w:val="24"/>
                <w:szCs w:val="24"/>
              </w:rPr>
              <w:t>)</w:t>
            </w:r>
          </w:p>
        </w:tc>
        <w:tc>
          <w:tcPr>
            <w:tcW w:w="1870" w:type="dxa"/>
            <w:tcBorders>
              <w:top w:val="single" w:sz="4" w:space="0" w:color="auto"/>
              <w:bottom w:val="single" w:sz="4" w:space="0" w:color="auto"/>
            </w:tcBorders>
            <w:vAlign w:val="center"/>
          </w:tcPr>
          <w:p w14:paraId="53A5AB36" w14:textId="3E936351" w:rsidR="00EB1C8E" w:rsidRDefault="00EB1C8E" w:rsidP="00EB1C8E">
            <w:pPr>
              <w:jc w:val="center"/>
              <w:rPr>
                <w:rFonts w:cstheme="minorHAnsi"/>
                <w:sz w:val="24"/>
                <w:szCs w:val="24"/>
              </w:rPr>
            </w:pPr>
            <w:r>
              <w:rPr>
                <w:rFonts w:cstheme="minorHAnsi"/>
                <w:sz w:val="24"/>
                <w:szCs w:val="24"/>
              </w:rPr>
              <w:t>Observations (</w:t>
            </w:r>
            <w:r w:rsidRPr="00BE207C">
              <w:rPr>
                <w:rFonts w:cstheme="minorHAnsi"/>
                <w:i/>
                <w:iCs/>
                <w:sz w:val="24"/>
                <w:szCs w:val="24"/>
              </w:rPr>
              <w:t>j</w:t>
            </w:r>
            <w:r>
              <w:rPr>
                <w:rFonts w:cstheme="minorHAnsi"/>
                <w:sz w:val="24"/>
                <w:szCs w:val="24"/>
              </w:rPr>
              <w:t>)</w:t>
            </w:r>
          </w:p>
        </w:tc>
        <w:tc>
          <w:tcPr>
            <w:tcW w:w="1870" w:type="dxa"/>
            <w:tcBorders>
              <w:top w:val="single" w:sz="4" w:space="0" w:color="auto"/>
              <w:bottom w:val="single" w:sz="4" w:space="0" w:color="auto"/>
            </w:tcBorders>
            <w:vAlign w:val="center"/>
          </w:tcPr>
          <w:p w14:paraId="15A60EBA" w14:textId="7053DCCC" w:rsidR="00EB1C8E" w:rsidRDefault="00EB1C8E" w:rsidP="00EB1C8E">
            <w:pPr>
              <w:jc w:val="center"/>
              <w:rPr>
                <w:rFonts w:cstheme="minorHAnsi"/>
                <w:sz w:val="24"/>
                <w:szCs w:val="24"/>
              </w:rPr>
            </w:pPr>
            <w:r>
              <w:rPr>
                <w:rFonts w:cstheme="minorHAnsi"/>
                <w:sz w:val="24"/>
                <w:szCs w:val="24"/>
              </w:rPr>
              <w:t>ΔAICc</w:t>
            </w:r>
          </w:p>
        </w:tc>
      </w:tr>
      <w:tr w:rsidR="00EB1C8E" w14:paraId="31343B0C" w14:textId="77777777" w:rsidTr="00EB1C8E">
        <w:trPr>
          <w:trHeight w:val="432"/>
        </w:trPr>
        <w:tc>
          <w:tcPr>
            <w:tcW w:w="1870" w:type="dxa"/>
            <w:tcBorders>
              <w:top w:val="single" w:sz="4" w:space="0" w:color="auto"/>
            </w:tcBorders>
            <w:vAlign w:val="center"/>
          </w:tcPr>
          <w:p w14:paraId="098B7511" w14:textId="236EC8CF" w:rsidR="00EB1C8E" w:rsidRDefault="00EB1C8E" w:rsidP="00EB1C8E">
            <w:pPr>
              <w:jc w:val="center"/>
              <w:rPr>
                <w:rFonts w:cstheme="minorHAnsi"/>
                <w:sz w:val="24"/>
                <w:szCs w:val="24"/>
              </w:rPr>
            </w:pPr>
            <w:r>
              <w:rPr>
                <w:rFonts w:cstheme="minorHAnsi"/>
                <w:sz w:val="24"/>
                <w:szCs w:val="24"/>
              </w:rPr>
              <w:t>Full</w:t>
            </w:r>
          </w:p>
        </w:tc>
        <w:tc>
          <w:tcPr>
            <w:tcW w:w="1870" w:type="dxa"/>
            <w:tcBorders>
              <w:top w:val="single" w:sz="4" w:space="0" w:color="auto"/>
            </w:tcBorders>
            <w:vAlign w:val="center"/>
          </w:tcPr>
          <w:p w14:paraId="4616CF7D" w14:textId="297F0B61" w:rsidR="00EB1C8E" w:rsidRDefault="00EB1C8E" w:rsidP="00EB1C8E">
            <w:pPr>
              <w:jc w:val="center"/>
              <w:rPr>
                <w:rFonts w:cstheme="minorHAnsi"/>
                <w:sz w:val="24"/>
                <w:szCs w:val="24"/>
              </w:rPr>
            </w:pPr>
            <w:r>
              <w:rPr>
                <w:rFonts w:cstheme="minorHAnsi"/>
                <w:sz w:val="24"/>
                <w:szCs w:val="24"/>
              </w:rPr>
              <w:t>Yes</w:t>
            </w:r>
          </w:p>
        </w:tc>
        <w:tc>
          <w:tcPr>
            <w:tcW w:w="1870" w:type="dxa"/>
            <w:tcBorders>
              <w:top w:val="single" w:sz="4" w:space="0" w:color="auto"/>
            </w:tcBorders>
            <w:vAlign w:val="center"/>
          </w:tcPr>
          <w:p w14:paraId="7422BEBB" w14:textId="747E546B"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73FC0158" w14:textId="16206B0A" w:rsidR="00EB1C8E" w:rsidRDefault="00EB1C8E" w:rsidP="00EB1C8E">
            <w:pPr>
              <w:jc w:val="center"/>
              <w:rPr>
                <w:rFonts w:cstheme="minorHAnsi"/>
                <w:sz w:val="24"/>
                <w:szCs w:val="24"/>
              </w:rPr>
            </w:pPr>
            <w:r>
              <w:rPr>
                <w:rFonts w:cstheme="minorHAnsi"/>
                <w:sz w:val="24"/>
                <w:szCs w:val="24"/>
              </w:rPr>
              <w:t>1</w:t>
            </w:r>
          </w:p>
        </w:tc>
        <w:tc>
          <w:tcPr>
            <w:tcW w:w="1870" w:type="dxa"/>
            <w:tcBorders>
              <w:top w:val="single" w:sz="4" w:space="0" w:color="auto"/>
            </w:tcBorders>
            <w:vAlign w:val="center"/>
          </w:tcPr>
          <w:p w14:paraId="25CC7F16" w14:textId="0729E152" w:rsidR="00EB1C8E" w:rsidRDefault="00EB1C8E" w:rsidP="00EB1C8E">
            <w:pPr>
              <w:tabs>
                <w:tab w:val="decimal" w:pos="874"/>
              </w:tabs>
              <w:rPr>
                <w:rFonts w:cstheme="minorHAnsi"/>
                <w:sz w:val="24"/>
                <w:szCs w:val="24"/>
              </w:rPr>
            </w:pPr>
            <w:r>
              <w:rPr>
                <w:rFonts w:cstheme="minorHAnsi"/>
                <w:sz w:val="24"/>
                <w:szCs w:val="24"/>
              </w:rPr>
              <w:t>0.0</w:t>
            </w:r>
          </w:p>
        </w:tc>
      </w:tr>
      <w:tr w:rsidR="00EB1C8E" w14:paraId="10DA18A1" w14:textId="77777777" w:rsidTr="00EB1C8E">
        <w:trPr>
          <w:trHeight w:val="432"/>
        </w:trPr>
        <w:tc>
          <w:tcPr>
            <w:tcW w:w="1870" w:type="dxa"/>
            <w:vAlign w:val="center"/>
          </w:tcPr>
          <w:p w14:paraId="3BC9FCD9" w14:textId="77777777" w:rsidR="00EB1C8E" w:rsidRDefault="00EB1C8E" w:rsidP="00EB1C8E">
            <w:pPr>
              <w:jc w:val="center"/>
              <w:rPr>
                <w:rFonts w:cstheme="minorHAnsi"/>
                <w:sz w:val="24"/>
                <w:szCs w:val="24"/>
              </w:rPr>
            </w:pPr>
          </w:p>
        </w:tc>
        <w:tc>
          <w:tcPr>
            <w:tcW w:w="1870" w:type="dxa"/>
            <w:vAlign w:val="center"/>
          </w:tcPr>
          <w:p w14:paraId="4EF5E13B" w14:textId="09E444EF"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49CE6A73" w14:textId="2D7973C0"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0ED6ABB3" w14:textId="74B71AC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5C85B769" w14:textId="3F2F9CE0" w:rsidR="00EB1C8E" w:rsidRDefault="00EB1C8E" w:rsidP="00EB1C8E">
            <w:pPr>
              <w:tabs>
                <w:tab w:val="decimal" w:pos="874"/>
              </w:tabs>
              <w:rPr>
                <w:rFonts w:cstheme="minorHAnsi"/>
                <w:sz w:val="24"/>
                <w:szCs w:val="24"/>
              </w:rPr>
            </w:pPr>
            <w:r>
              <w:rPr>
                <w:rFonts w:cstheme="minorHAnsi"/>
                <w:sz w:val="24"/>
                <w:szCs w:val="24"/>
              </w:rPr>
              <w:t>0.6</w:t>
            </w:r>
          </w:p>
        </w:tc>
      </w:tr>
      <w:tr w:rsidR="00EB1C8E" w14:paraId="233F677E" w14:textId="77777777" w:rsidTr="00EB1C8E">
        <w:trPr>
          <w:trHeight w:val="432"/>
        </w:trPr>
        <w:tc>
          <w:tcPr>
            <w:tcW w:w="1870" w:type="dxa"/>
            <w:vAlign w:val="center"/>
          </w:tcPr>
          <w:p w14:paraId="0BA6295F" w14:textId="77777777" w:rsidR="00EB1C8E" w:rsidRDefault="00EB1C8E" w:rsidP="00EB1C8E">
            <w:pPr>
              <w:jc w:val="center"/>
              <w:rPr>
                <w:rFonts w:cstheme="minorHAnsi"/>
                <w:sz w:val="24"/>
                <w:szCs w:val="24"/>
              </w:rPr>
            </w:pPr>
          </w:p>
        </w:tc>
        <w:tc>
          <w:tcPr>
            <w:tcW w:w="1870" w:type="dxa"/>
            <w:vAlign w:val="center"/>
          </w:tcPr>
          <w:p w14:paraId="008DDF8E" w14:textId="77777777" w:rsidR="00EB1C8E" w:rsidRDefault="00EB1C8E" w:rsidP="00EB1C8E">
            <w:pPr>
              <w:jc w:val="center"/>
              <w:rPr>
                <w:rFonts w:cstheme="minorHAnsi"/>
                <w:sz w:val="24"/>
                <w:szCs w:val="24"/>
              </w:rPr>
            </w:pPr>
          </w:p>
        </w:tc>
        <w:tc>
          <w:tcPr>
            <w:tcW w:w="1870" w:type="dxa"/>
            <w:vAlign w:val="center"/>
          </w:tcPr>
          <w:p w14:paraId="5DC60D58" w14:textId="77777777" w:rsidR="00EB1C8E" w:rsidRDefault="00EB1C8E" w:rsidP="00EB1C8E">
            <w:pPr>
              <w:jc w:val="center"/>
              <w:rPr>
                <w:rFonts w:cstheme="minorHAnsi"/>
                <w:sz w:val="24"/>
                <w:szCs w:val="24"/>
              </w:rPr>
            </w:pPr>
          </w:p>
        </w:tc>
        <w:tc>
          <w:tcPr>
            <w:tcW w:w="1870" w:type="dxa"/>
            <w:vAlign w:val="center"/>
          </w:tcPr>
          <w:p w14:paraId="11FAE31B" w14:textId="77777777" w:rsidR="00EB1C8E" w:rsidRDefault="00EB1C8E" w:rsidP="00EB1C8E">
            <w:pPr>
              <w:jc w:val="center"/>
              <w:rPr>
                <w:rFonts w:cstheme="minorHAnsi"/>
                <w:sz w:val="24"/>
                <w:szCs w:val="24"/>
              </w:rPr>
            </w:pPr>
          </w:p>
        </w:tc>
        <w:tc>
          <w:tcPr>
            <w:tcW w:w="1870" w:type="dxa"/>
            <w:vAlign w:val="center"/>
          </w:tcPr>
          <w:p w14:paraId="60E74498" w14:textId="77777777" w:rsidR="00EB1C8E" w:rsidRDefault="00EB1C8E" w:rsidP="00EB1C8E">
            <w:pPr>
              <w:tabs>
                <w:tab w:val="decimal" w:pos="874"/>
              </w:tabs>
              <w:rPr>
                <w:rFonts w:cstheme="minorHAnsi"/>
                <w:sz w:val="24"/>
                <w:szCs w:val="24"/>
              </w:rPr>
            </w:pPr>
          </w:p>
        </w:tc>
      </w:tr>
      <w:tr w:rsidR="00EB1C8E" w14:paraId="2C1C009D" w14:textId="77777777" w:rsidTr="00EB1C8E">
        <w:trPr>
          <w:trHeight w:val="432"/>
        </w:trPr>
        <w:tc>
          <w:tcPr>
            <w:tcW w:w="1870" w:type="dxa"/>
            <w:vAlign w:val="center"/>
          </w:tcPr>
          <w:p w14:paraId="19EF9808" w14:textId="5A5B4BCC" w:rsidR="00EB1C8E" w:rsidRDefault="00EB1C8E" w:rsidP="00EB1C8E">
            <w:pPr>
              <w:jc w:val="center"/>
              <w:rPr>
                <w:rFonts w:cstheme="minorHAnsi"/>
                <w:sz w:val="24"/>
                <w:szCs w:val="24"/>
              </w:rPr>
            </w:pPr>
            <w:r>
              <w:rPr>
                <w:rFonts w:cstheme="minorHAnsi"/>
                <w:sz w:val="24"/>
                <w:szCs w:val="24"/>
              </w:rPr>
              <w:t>Late</w:t>
            </w:r>
          </w:p>
        </w:tc>
        <w:tc>
          <w:tcPr>
            <w:tcW w:w="1870" w:type="dxa"/>
            <w:vAlign w:val="center"/>
          </w:tcPr>
          <w:p w14:paraId="17A81F95" w14:textId="367B6B1C"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27D06535" w14:textId="6DF15A53"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00C76013" w14:textId="2F8BFED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7BBD66C1" w14:textId="25898A4D" w:rsidR="00EB1C8E" w:rsidRDefault="00EB1C8E" w:rsidP="00EB1C8E">
            <w:pPr>
              <w:tabs>
                <w:tab w:val="decimal" w:pos="874"/>
              </w:tabs>
              <w:rPr>
                <w:rFonts w:cstheme="minorHAnsi"/>
                <w:sz w:val="24"/>
                <w:szCs w:val="24"/>
              </w:rPr>
            </w:pPr>
            <w:r>
              <w:rPr>
                <w:rFonts w:cstheme="minorHAnsi"/>
                <w:sz w:val="24"/>
                <w:szCs w:val="24"/>
              </w:rPr>
              <w:t>0.0</w:t>
            </w:r>
          </w:p>
        </w:tc>
      </w:tr>
      <w:tr w:rsidR="00EB1C8E" w14:paraId="06BED9A2" w14:textId="77777777" w:rsidTr="00EB1C8E">
        <w:trPr>
          <w:trHeight w:val="432"/>
        </w:trPr>
        <w:tc>
          <w:tcPr>
            <w:tcW w:w="1870" w:type="dxa"/>
            <w:vAlign w:val="center"/>
          </w:tcPr>
          <w:p w14:paraId="495047D9" w14:textId="77777777" w:rsidR="00EB1C8E" w:rsidRDefault="00EB1C8E" w:rsidP="00EB1C8E">
            <w:pPr>
              <w:jc w:val="center"/>
              <w:rPr>
                <w:rFonts w:cstheme="minorHAnsi"/>
                <w:sz w:val="24"/>
                <w:szCs w:val="24"/>
              </w:rPr>
            </w:pPr>
          </w:p>
        </w:tc>
        <w:tc>
          <w:tcPr>
            <w:tcW w:w="1870" w:type="dxa"/>
            <w:vAlign w:val="center"/>
          </w:tcPr>
          <w:p w14:paraId="27E12E3E" w14:textId="31572A7D" w:rsidR="00EB1C8E" w:rsidRDefault="00EB1C8E" w:rsidP="00EB1C8E">
            <w:pPr>
              <w:jc w:val="center"/>
              <w:rPr>
                <w:rFonts w:cstheme="minorHAnsi"/>
                <w:sz w:val="24"/>
                <w:szCs w:val="24"/>
              </w:rPr>
            </w:pPr>
            <w:r>
              <w:rPr>
                <w:rFonts w:cstheme="minorHAnsi"/>
                <w:sz w:val="24"/>
                <w:szCs w:val="24"/>
              </w:rPr>
              <w:t>No</w:t>
            </w:r>
          </w:p>
        </w:tc>
        <w:tc>
          <w:tcPr>
            <w:tcW w:w="1870" w:type="dxa"/>
            <w:vAlign w:val="center"/>
          </w:tcPr>
          <w:p w14:paraId="04B7D545" w14:textId="5F2315B1"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1B7D7C41" w14:textId="28BC6C54"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8148854" w14:textId="39DA8A8C" w:rsidR="00EB1C8E" w:rsidRDefault="00EB1C8E" w:rsidP="00EB1C8E">
            <w:pPr>
              <w:tabs>
                <w:tab w:val="decimal" w:pos="874"/>
              </w:tabs>
              <w:rPr>
                <w:rFonts w:cstheme="minorHAnsi"/>
                <w:sz w:val="24"/>
                <w:szCs w:val="24"/>
              </w:rPr>
            </w:pPr>
            <w:r>
              <w:rPr>
                <w:rFonts w:cstheme="minorHAnsi"/>
                <w:sz w:val="24"/>
                <w:szCs w:val="24"/>
              </w:rPr>
              <w:t>1.2</w:t>
            </w:r>
          </w:p>
        </w:tc>
      </w:tr>
      <w:tr w:rsidR="00EB1C8E" w14:paraId="7BE7DBC1" w14:textId="77777777" w:rsidTr="00EB1C8E">
        <w:trPr>
          <w:trHeight w:val="432"/>
        </w:trPr>
        <w:tc>
          <w:tcPr>
            <w:tcW w:w="1870" w:type="dxa"/>
            <w:vAlign w:val="center"/>
          </w:tcPr>
          <w:p w14:paraId="62AFCA88" w14:textId="77777777" w:rsidR="00EB1C8E" w:rsidRDefault="00EB1C8E" w:rsidP="00EB1C8E">
            <w:pPr>
              <w:jc w:val="center"/>
              <w:rPr>
                <w:rFonts w:cstheme="minorHAnsi"/>
                <w:sz w:val="24"/>
                <w:szCs w:val="24"/>
              </w:rPr>
            </w:pPr>
          </w:p>
        </w:tc>
        <w:tc>
          <w:tcPr>
            <w:tcW w:w="1870" w:type="dxa"/>
            <w:vAlign w:val="center"/>
          </w:tcPr>
          <w:p w14:paraId="0CF9A378" w14:textId="531EA1F5" w:rsidR="00EB1C8E" w:rsidRDefault="00EB1C8E" w:rsidP="00EB1C8E">
            <w:pPr>
              <w:jc w:val="center"/>
              <w:rPr>
                <w:rFonts w:cstheme="minorHAnsi"/>
                <w:sz w:val="24"/>
                <w:szCs w:val="24"/>
              </w:rPr>
            </w:pPr>
            <w:r>
              <w:rPr>
                <w:rFonts w:cstheme="minorHAnsi"/>
                <w:sz w:val="24"/>
                <w:szCs w:val="24"/>
              </w:rPr>
              <w:t>Yes</w:t>
            </w:r>
          </w:p>
        </w:tc>
        <w:tc>
          <w:tcPr>
            <w:tcW w:w="1870" w:type="dxa"/>
            <w:vAlign w:val="center"/>
          </w:tcPr>
          <w:p w14:paraId="6000E0D3" w14:textId="600404BC" w:rsidR="00EB1C8E" w:rsidRDefault="00EB1C8E" w:rsidP="00EB1C8E">
            <w:pPr>
              <w:jc w:val="center"/>
              <w:rPr>
                <w:rFonts w:cstheme="minorHAnsi"/>
                <w:sz w:val="24"/>
                <w:szCs w:val="24"/>
              </w:rPr>
            </w:pPr>
            <w:r>
              <w:rPr>
                <w:rFonts w:cstheme="minorHAnsi"/>
                <w:sz w:val="24"/>
                <w:szCs w:val="24"/>
              </w:rPr>
              <w:t>1</w:t>
            </w:r>
          </w:p>
        </w:tc>
        <w:tc>
          <w:tcPr>
            <w:tcW w:w="1870" w:type="dxa"/>
            <w:vAlign w:val="center"/>
          </w:tcPr>
          <w:p w14:paraId="1CBDDB44" w14:textId="5F948D68" w:rsidR="00EB1C8E" w:rsidRDefault="00EB1C8E" w:rsidP="00EB1C8E">
            <w:pPr>
              <w:jc w:val="center"/>
              <w:rPr>
                <w:rFonts w:cstheme="minorHAnsi"/>
                <w:sz w:val="24"/>
                <w:szCs w:val="24"/>
              </w:rPr>
            </w:pPr>
            <w:r>
              <w:rPr>
                <w:rFonts w:cstheme="minorHAnsi"/>
                <w:sz w:val="24"/>
                <w:szCs w:val="24"/>
              </w:rPr>
              <w:t>2</w:t>
            </w:r>
          </w:p>
        </w:tc>
        <w:tc>
          <w:tcPr>
            <w:tcW w:w="1870" w:type="dxa"/>
            <w:vAlign w:val="center"/>
          </w:tcPr>
          <w:p w14:paraId="3A9186A9" w14:textId="0DBA0091" w:rsidR="00EB1C8E" w:rsidRDefault="00EB1C8E" w:rsidP="00EB1C8E">
            <w:pPr>
              <w:tabs>
                <w:tab w:val="decimal" w:pos="874"/>
              </w:tabs>
              <w:rPr>
                <w:rFonts w:cstheme="minorHAnsi"/>
                <w:sz w:val="24"/>
                <w:szCs w:val="24"/>
              </w:rPr>
            </w:pPr>
            <w:r>
              <w:rPr>
                <w:rFonts w:cstheme="minorHAnsi"/>
                <w:sz w:val="24"/>
                <w:szCs w:val="24"/>
              </w:rPr>
              <w:t>34.6</w:t>
            </w:r>
          </w:p>
        </w:tc>
      </w:tr>
      <w:tr w:rsidR="00EB1C8E" w14:paraId="41F9296D" w14:textId="77777777" w:rsidTr="00EB1C8E">
        <w:trPr>
          <w:trHeight w:val="432"/>
        </w:trPr>
        <w:tc>
          <w:tcPr>
            <w:tcW w:w="1870" w:type="dxa"/>
            <w:tcBorders>
              <w:bottom w:val="single" w:sz="4" w:space="0" w:color="auto"/>
            </w:tcBorders>
            <w:vAlign w:val="center"/>
          </w:tcPr>
          <w:p w14:paraId="08E67D91" w14:textId="77777777" w:rsidR="00EB1C8E" w:rsidRDefault="00EB1C8E" w:rsidP="00EB1C8E">
            <w:pPr>
              <w:jc w:val="center"/>
              <w:rPr>
                <w:rFonts w:cstheme="minorHAnsi"/>
                <w:sz w:val="24"/>
                <w:szCs w:val="24"/>
              </w:rPr>
            </w:pPr>
          </w:p>
        </w:tc>
        <w:tc>
          <w:tcPr>
            <w:tcW w:w="1870" w:type="dxa"/>
            <w:tcBorders>
              <w:bottom w:val="single" w:sz="4" w:space="0" w:color="auto"/>
            </w:tcBorders>
            <w:vAlign w:val="center"/>
          </w:tcPr>
          <w:p w14:paraId="0D6BE04C" w14:textId="2B4241A7" w:rsidR="00EB1C8E" w:rsidRDefault="00EB1C8E" w:rsidP="00EB1C8E">
            <w:pPr>
              <w:jc w:val="center"/>
              <w:rPr>
                <w:rFonts w:cstheme="minorHAnsi"/>
                <w:sz w:val="24"/>
                <w:szCs w:val="24"/>
              </w:rPr>
            </w:pPr>
            <w:r>
              <w:rPr>
                <w:rFonts w:cstheme="minorHAnsi"/>
                <w:sz w:val="24"/>
                <w:szCs w:val="24"/>
              </w:rPr>
              <w:t>No</w:t>
            </w:r>
          </w:p>
        </w:tc>
        <w:tc>
          <w:tcPr>
            <w:tcW w:w="1870" w:type="dxa"/>
            <w:tcBorders>
              <w:bottom w:val="single" w:sz="4" w:space="0" w:color="auto"/>
            </w:tcBorders>
            <w:vAlign w:val="center"/>
          </w:tcPr>
          <w:p w14:paraId="7E88750F" w14:textId="15368D8C" w:rsidR="00EB1C8E" w:rsidRDefault="00EB1C8E" w:rsidP="00EB1C8E">
            <w:pPr>
              <w:jc w:val="center"/>
              <w:rPr>
                <w:rFonts w:cstheme="minorHAnsi"/>
                <w:sz w:val="24"/>
                <w:szCs w:val="24"/>
              </w:rPr>
            </w:pPr>
            <w:r>
              <w:rPr>
                <w:rFonts w:cstheme="minorHAnsi"/>
                <w:sz w:val="24"/>
                <w:szCs w:val="24"/>
              </w:rPr>
              <w:t>1</w:t>
            </w:r>
          </w:p>
        </w:tc>
        <w:tc>
          <w:tcPr>
            <w:tcW w:w="1870" w:type="dxa"/>
            <w:tcBorders>
              <w:bottom w:val="single" w:sz="4" w:space="0" w:color="auto"/>
            </w:tcBorders>
            <w:vAlign w:val="center"/>
          </w:tcPr>
          <w:p w14:paraId="53FFBC28" w14:textId="6101C624" w:rsidR="00EB1C8E" w:rsidRDefault="00EB1C8E" w:rsidP="00EB1C8E">
            <w:pPr>
              <w:jc w:val="center"/>
              <w:rPr>
                <w:rFonts w:cstheme="minorHAnsi"/>
                <w:sz w:val="24"/>
                <w:szCs w:val="24"/>
              </w:rPr>
            </w:pPr>
            <w:r>
              <w:rPr>
                <w:rFonts w:cstheme="minorHAnsi"/>
                <w:sz w:val="24"/>
                <w:szCs w:val="24"/>
              </w:rPr>
              <w:t>2</w:t>
            </w:r>
          </w:p>
        </w:tc>
        <w:tc>
          <w:tcPr>
            <w:tcW w:w="1870" w:type="dxa"/>
            <w:tcBorders>
              <w:bottom w:val="single" w:sz="4" w:space="0" w:color="auto"/>
            </w:tcBorders>
            <w:vAlign w:val="center"/>
          </w:tcPr>
          <w:p w14:paraId="14E2202D" w14:textId="5601D28B" w:rsidR="00EB1C8E" w:rsidRDefault="00EB1C8E" w:rsidP="00EB1C8E">
            <w:pPr>
              <w:tabs>
                <w:tab w:val="decimal" w:pos="874"/>
              </w:tabs>
              <w:rPr>
                <w:rFonts w:cstheme="minorHAnsi"/>
                <w:sz w:val="24"/>
                <w:szCs w:val="24"/>
              </w:rPr>
            </w:pPr>
            <w:r>
              <w:rPr>
                <w:rFonts w:cstheme="minorHAnsi"/>
                <w:sz w:val="24"/>
                <w:szCs w:val="24"/>
              </w:rPr>
              <w:t>35.3</w:t>
            </w:r>
          </w:p>
        </w:tc>
      </w:tr>
    </w:tbl>
    <w:p w14:paraId="491EE6E2" w14:textId="77777777" w:rsidR="00A85F93" w:rsidRDefault="00A85F93" w:rsidP="00EB1C8E">
      <w:pPr>
        <w:spacing w:line="480" w:lineRule="auto"/>
        <w:rPr>
          <w:rFonts w:cstheme="minorHAnsi"/>
          <w:sz w:val="24"/>
          <w:szCs w:val="24"/>
        </w:rPr>
      </w:pPr>
      <w:r>
        <w:rPr>
          <w:rFonts w:cstheme="minorHAnsi"/>
          <w:sz w:val="24"/>
          <w:szCs w:val="24"/>
        </w:rPr>
        <w:br w:type="page"/>
      </w:r>
    </w:p>
    <w:p w14:paraId="3DDF285F" w14:textId="39E3340A" w:rsidR="005F7BA1" w:rsidRDefault="00041741" w:rsidP="00175A04">
      <w:pPr>
        <w:spacing w:after="0" w:line="480" w:lineRule="auto"/>
        <w:rPr>
          <w:rFonts w:cstheme="minorHAnsi"/>
          <w:sz w:val="24"/>
          <w:szCs w:val="24"/>
        </w:rPr>
      </w:pPr>
      <w:r>
        <w:rPr>
          <w:rFonts w:cstheme="minorHAnsi"/>
          <w:sz w:val="24"/>
          <w:szCs w:val="24"/>
        </w:rPr>
        <w:lastRenderedPageBreak/>
        <w:t>Figure 1. Map of Puget Sound, Washington, with an insert showing the location of the Tengu Blackmouth Derby</w:t>
      </w:r>
      <w:r w:rsidR="00D10070">
        <w:rPr>
          <w:rFonts w:cstheme="minorHAnsi"/>
          <w:sz w:val="24"/>
          <w:szCs w:val="24"/>
        </w:rPr>
        <w:t xml:space="preserve">. </w:t>
      </w:r>
    </w:p>
    <w:p w14:paraId="4734839F" w14:textId="2945CEBF" w:rsidR="002651E7" w:rsidRDefault="0065556B" w:rsidP="00482647">
      <w:pPr>
        <w:spacing w:after="0" w:line="480" w:lineRule="auto"/>
        <w:jc w:val="center"/>
        <w:rPr>
          <w:rFonts w:cstheme="minorHAnsi"/>
          <w:sz w:val="24"/>
          <w:szCs w:val="24"/>
        </w:rPr>
      </w:pPr>
      <w:del w:id="15" w:author="Author">
        <w:r w:rsidDel="0079416F">
          <w:rPr>
            <w:rFonts w:cstheme="minorHAnsi"/>
            <w:noProof/>
            <w:sz w:val="24"/>
            <w:szCs w:val="24"/>
          </w:rPr>
          <w:drawing>
            <wp:inline distT="0" distB="0" distL="0" distR="0" wp14:anchorId="302F23D6" wp14:editId="01F4A415">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del>
      <w:ins w:id="16" w:author="Author">
        <w:r w:rsidR="0079416F">
          <w:rPr>
            <w:rFonts w:cstheme="minorHAnsi"/>
            <w:noProof/>
            <w:sz w:val="24"/>
            <w:szCs w:val="24"/>
          </w:rPr>
          <w:drawing>
            <wp:inline distT="0" distB="0" distL="0" distR="0" wp14:anchorId="76194555" wp14:editId="472A7B61">
              <wp:extent cx="5943600" cy="614743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ins>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Tengu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23F9EC66" w14:textId="43C3F938" w:rsidR="00627FF0"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45579420" w14:textId="302DD674"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 xml:space="preserve">he mass of the </w:t>
      </w:r>
      <w:r w:rsidR="002E1325">
        <w:rPr>
          <w:rFonts w:cstheme="minorHAnsi"/>
          <w:sz w:val="24"/>
          <w:szCs w:val="24"/>
        </w:rPr>
        <w:t xml:space="preserve">single </w:t>
      </w:r>
      <w:r w:rsidR="00AE4CF4">
        <w:rPr>
          <w:rFonts w:cstheme="minorHAnsi"/>
          <w:sz w:val="24"/>
          <w:szCs w:val="24"/>
        </w:rPr>
        <w:t>largest Chinook S</w:t>
      </w:r>
      <w:r w:rsidR="001A7B87">
        <w:rPr>
          <w:rFonts w:cstheme="minorHAnsi"/>
          <w:sz w:val="24"/>
          <w:szCs w:val="24"/>
        </w:rPr>
        <w:t xml:space="preserve">almon caught in the Tengu Derby </w:t>
      </w:r>
      <w:r w:rsidR="002E1325">
        <w:rPr>
          <w:rFonts w:cstheme="minorHAnsi"/>
          <w:sz w:val="24"/>
          <w:szCs w:val="24"/>
        </w:rPr>
        <w:t xml:space="preserve">each year </w:t>
      </w:r>
      <w:r w:rsidR="001A7B87">
        <w:rPr>
          <w:rFonts w:cstheme="minorHAnsi"/>
          <w:sz w:val="24"/>
          <w:szCs w:val="24"/>
        </w:rPr>
        <w:t xml:space="preserve">(top),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Tengu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7FE48843" w14:textId="77777777" w:rsidR="00905C49" w:rsidRPr="00905C49" w:rsidRDefault="00B77F1B" w:rsidP="00905C49">
      <w:pPr>
        <w:spacing w:after="0" w:line="240" w:lineRule="auto"/>
        <w:ind w:left="720" w:hanging="720"/>
        <w:rPr>
          <w:rFonts w:ascii="Calibri" w:hAnsi="Calibri" w:cstheme="minorHAns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7" w:name="_ENREF_1"/>
      <w:r w:rsidR="00905C49" w:rsidRPr="00905C49">
        <w:rPr>
          <w:rFonts w:ascii="Calibri" w:hAnsi="Calibri" w:cstheme="minorHAnsi"/>
          <w:noProof/>
          <w:szCs w:val="24"/>
        </w:rPr>
        <w:t>Arostegui, M. C., and coauthors. 2017. Spatially clustered movement patterns and segregation of sub-adult Chinook Salmon within the Salish Sea. Marine and Coastal Fisheries 9:1-12.</w:t>
      </w:r>
      <w:bookmarkEnd w:id="17"/>
    </w:p>
    <w:p w14:paraId="36FD2C98" w14:textId="77777777" w:rsidR="00905C49" w:rsidRPr="00905C49" w:rsidRDefault="00905C49" w:rsidP="00905C49">
      <w:pPr>
        <w:spacing w:after="0" w:line="240" w:lineRule="auto"/>
        <w:ind w:left="720" w:hanging="720"/>
        <w:rPr>
          <w:rFonts w:ascii="Calibri" w:hAnsi="Calibri" w:cstheme="minorHAnsi"/>
          <w:noProof/>
          <w:szCs w:val="24"/>
        </w:rPr>
      </w:pPr>
      <w:bookmarkStart w:id="18" w:name="_ENREF_2"/>
      <w:r w:rsidRPr="00905C49">
        <w:rPr>
          <w:rFonts w:ascii="Calibri" w:hAnsi="Calibri" w:cstheme="minorHAnsi"/>
          <w:noProof/>
          <w:szCs w:val="24"/>
        </w:rPr>
        <w:t>Auger-Méthé, M., and coauthors. 2021. A guide to state–space modeling of ecological time series. Ecological Monographs.</w:t>
      </w:r>
      <w:bookmarkEnd w:id="18"/>
    </w:p>
    <w:p w14:paraId="29E8289B" w14:textId="77777777" w:rsidR="00905C49" w:rsidRPr="00905C49" w:rsidRDefault="00905C49" w:rsidP="00905C49">
      <w:pPr>
        <w:spacing w:after="0" w:line="240" w:lineRule="auto"/>
        <w:ind w:left="720" w:hanging="720"/>
        <w:rPr>
          <w:rFonts w:ascii="Calibri" w:hAnsi="Calibri" w:cstheme="minorHAnsi"/>
          <w:noProof/>
          <w:szCs w:val="24"/>
        </w:rPr>
      </w:pPr>
      <w:bookmarkStart w:id="19" w:name="_ENREF_3"/>
      <w:r w:rsidRPr="00905C49">
        <w:rPr>
          <w:rFonts w:ascii="Calibri" w:hAnsi="Calibri" w:cstheme="minorHAnsi"/>
          <w:noProof/>
          <w:szCs w:val="24"/>
        </w:rPr>
        <w:t xml:space="preserve">Bal, G., and coauthors. 2017. Evidence for long-term change in length, mass and migration phenology of anadromous spawners in French Atlantic salmon </w:t>
      </w:r>
      <w:r w:rsidRPr="00905C49">
        <w:rPr>
          <w:rFonts w:ascii="Calibri" w:hAnsi="Calibri" w:cstheme="minorHAnsi"/>
          <w:i/>
          <w:noProof/>
          <w:szCs w:val="24"/>
        </w:rPr>
        <w:t>Salmo salar</w:t>
      </w:r>
      <w:r w:rsidRPr="00905C49">
        <w:rPr>
          <w:rFonts w:ascii="Calibri" w:hAnsi="Calibri" w:cstheme="minorHAnsi"/>
          <w:noProof/>
          <w:szCs w:val="24"/>
        </w:rPr>
        <w:t>. Journal of Fish Biology 90:2375-2393.</w:t>
      </w:r>
      <w:bookmarkEnd w:id="19"/>
    </w:p>
    <w:p w14:paraId="05EB579F" w14:textId="77777777" w:rsidR="00905C49" w:rsidRPr="00905C49" w:rsidRDefault="00905C49" w:rsidP="00905C49">
      <w:pPr>
        <w:spacing w:after="0" w:line="240" w:lineRule="auto"/>
        <w:ind w:left="720" w:hanging="720"/>
        <w:rPr>
          <w:rFonts w:ascii="Calibri" w:hAnsi="Calibri" w:cstheme="minorHAnsi"/>
          <w:noProof/>
          <w:szCs w:val="24"/>
        </w:rPr>
      </w:pPr>
      <w:bookmarkStart w:id="20" w:name="_ENREF_4"/>
      <w:r w:rsidRPr="00905C49">
        <w:rPr>
          <w:rFonts w:ascii="Calibri" w:hAnsi="Calibri" w:cstheme="minorHAnsi"/>
          <w:noProof/>
          <w:szCs w:val="24"/>
        </w:rPr>
        <w:t>Bielak, A. T., and G. Power. 1986. Changes in mean weight, sea-age composition, and catch-per-unit-effort of Atlantic salmon (</w:t>
      </w:r>
      <w:r w:rsidRPr="00905C49">
        <w:rPr>
          <w:rFonts w:ascii="Calibri" w:hAnsi="Calibri" w:cstheme="minorHAnsi"/>
          <w:i/>
          <w:noProof/>
          <w:szCs w:val="24"/>
        </w:rPr>
        <w:t>Salmo salar</w:t>
      </w:r>
      <w:r w:rsidRPr="00905C49">
        <w:rPr>
          <w:rFonts w:ascii="Calibri" w:hAnsi="Calibri" w:cstheme="minorHAnsi"/>
          <w:noProof/>
          <w:szCs w:val="24"/>
        </w:rPr>
        <w:t>) angled in the Godbout River, Quebec, 1859-1983. Canadian Journal of Fisheries and Aquatic Sciences 43:281-287.</w:t>
      </w:r>
      <w:bookmarkEnd w:id="20"/>
    </w:p>
    <w:p w14:paraId="16D37324" w14:textId="77777777" w:rsidR="00905C49" w:rsidRPr="00905C49" w:rsidRDefault="00905C49" w:rsidP="00905C49">
      <w:pPr>
        <w:spacing w:after="0" w:line="240" w:lineRule="auto"/>
        <w:ind w:left="720" w:hanging="720"/>
        <w:rPr>
          <w:rFonts w:ascii="Calibri" w:hAnsi="Calibri" w:cstheme="minorHAnsi"/>
          <w:noProof/>
          <w:szCs w:val="24"/>
        </w:rPr>
      </w:pPr>
      <w:bookmarkStart w:id="21" w:name="_ENREF_5"/>
      <w:r w:rsidRPr="00905C49">
        <w:rPr>
          <w:rFonts w:ascii="Calibri" w:hAnsi="Calibri" w:cstheme="minorHAnsi"/>
          <w:noProof/>
          <w:szCs w:val="24"/>
        </w:rPr>
        <w:t>Bigler, B. S., D. W. Welch, and J. H. Helle. 1996. A review of size trends among North Pacific salmon (</w:t>
      </w:r>
      <w:r w:rsidRPr="00905C49">
        <w:rPr>
          <w:rFonts w:ascii="Calibri" w:hAnsi="Calibri" w:cstheme="minorHAnsi"/>
          <w:i/>
          <w:noProof/>
          <w:szCs w:val="24"/>
        </w:rPr>
        <w:t>Oncorhynchus</w:t>
      </w:r>
      <w:r w:rsidRPr="00905C49">
        <w:rPr>
          <w:rFonts w:ascii="Calibri" w:hAnsi="Calibri" w:cstheme="minorHAnsi"/>
          <w:noProof/>
          <w:szCs w:val="24"/>
        </w:rPr>
        <w:t xml:space="preserve"> spp.). Canadian Journal of Fisheries and Aquatic Sciences 53:455-465.</w:t>
      </w:r>
      <w:bookmarkEnd w:id="21"/>
    </w:p>
    <w:p w14:paraId="4E144535" w14:textId="77777777" w:rsidR="00905C49" w:rsidRPr="00905C49" w:rsidRDefault="00905C49" w:rsidP="00905C49">
      <w:pPr>
        <w:spacing w:after="0" w:line="240" w:lineRule="auto"/>
        <w:ind w:left="720" w:hanging="720"/>
        <w:rPr>
          <w:rFonts w:ascii="Calibri" w:hAnsi="Calibri" w:cstheme="minorHAnsi"/>
          <w:noProof/>
          <w:szCs w:val="24"/>
        </w:rPr>
      </w:pPr>
      <w:bookmarkStart w:id="22" w:name="_ENREF_6"/>
      <w:r w:rsidRPr="00905C49">
        <w:rPr>
          <w:rFonts w:ascii="Calibri" w:hAnsi="Calibri" w:cstheme="minorHAns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22"/>
    </w:p>
    <w:p w14:paraId="4CB53DBE" w14:textId="77777777" w:rsidR="00905C49" w:rsidRPr="00905C49" w:rsidRDefault="00905C49" w:rsidP="00905C49">
      <w:pPr>
        <w:spacing w:after="0" w:line="240" w:lineRule="auto"/>
        <w:ind w:left="720" w:hanging="720"/>
        <w:rPr>
          <w:rFonts w:ascii="Calibri" w:hAnsi="Calibri" w:cstheme="minorHAnsi"/>
          <w:noProof/>
          <w:szCs w:val="24"/>
        </w:rPr>
      </w:pPr>
      <w:bookmarkStart w:id="23" w:name="_ENREF_7"/>
      <w:r w:rsidRPr="00905C49">
        <w:rPr>
          <w:rFonts w:ascii="Calibri" w:hAnsi="Calibri" w:cstheme="minorHAnsi"/>
          <w:noProof/>
          <w:szCs w:val="24"/>
        </w:rPr>
        <w:t xml:space="preserve">Chamberlin, J. W., and T. P. Quinn. 2014. Effects of natal origin on localized distributions of Chinook salmon, </w:t>
      </w:r>
      <w:r w:rsidRPr="00905C49">
        <w:rPr>
          <w:rFonts w:ascii="Calibri" w:hAnsi="Calibri" w:cstheme="minorHAnsi"/>
          <w:i/>
          <w:noProof/>
          <w:szCs w:val="24"/>
        </w:rPr>
        <w:t>Oncorhynchus tshawytscha</w:t>
      </w:r>
      <w:r w:rsidRPr="00905C49">
        <w:rPr>
          <w:rFonts w:ascii="Calibri" w:hAnsi="Calibri" w:cstheme="minorHAnsi"/>
          <w:noProof/>
          <w:szCs w:val="24"/>
        </w:rPr>
        <w:t>, in the marine waters of Puget Sound, Washington. Fisheries Research 153:113-122.</w:t>
      </w:r>
      <w:bookmarkEnd w:id="23"/>
    </w:p>
    <w:p w14:paraId="25139A64" w14:textId="77777777" w:rsidR="00905C49" w:rsidRPr="00905C49" w:rsidRDefault="00905C49" w:rsidP="00905C49">
      <w:pPr>
        <w:spacing w:after="0" w:line="240" w:lineRule="auto"/>
        <w:ind w:left="720" w:hanging="720"/>
        <w:rPr>
          <w:rFonts w:ascii="Calibri" w:hAnsi="Calibri" w:cstheme="minorHAnsi"/>
          <w:noProof/>
          <w:szCs w:val="24"/>
        </w:rPr>
      </w:pPr>
      <w:bookmarkStart w:id="24" w:name="_ENREF_8"/>
      <w:r w:rsidRPr="00905C49">
        <w:rPr>
          <w:rFonts w:ascii="Calibri" w:hAnsi="Calibri" w:cstheme="minorHAnsi"/>
          <w:noProof/>
          <w:szCs w:val="24"/>
        </w:rPr>
        <w:t>Claiborne, A. M., and coauthors. 2021. Correspondence between scale growth, feeding conditions, and survival of adult Chinook salmon returning to Puget Sound and coastal Washington: Implications for forecasting. Progress in Oceanography 198:102443.</w:t>
      </w:r>
      <w:bookmarkEnd w:id="24"/>
    </w:p>
    <w:p w14:paraId="2F2C34A8" w14:textId="77777777" w:rsidR="00905C49" w:rsidRPr="00905C49" w:rsidRDefault="00905C49" w:rsidP="00905C49">
      <w:pPr>
        <w:spacing w:after="0" w:line="240" w:lineRule="auto"/>
        <w:ind w:left="720" w:hanging="720"/>
        <w:rPr>
          <w:rFonts w:ascii="Calibri" w:hAnsi="Calibri" w:cstheme="minorHAnsi"/>
          <w:noProof/>
          <w:szCs w:val="24"/>
        </w:rPr>
      </w:pPr>
      <w:bookmarkStart w:id="25" w:name="_ENREF_9"/>
      <w:r w:rsidRPr="00905C49">
        <w:rPr>
          <w:rFonts w:ascii="Calibri" w:hAnsi="Calibri" w:cstheme="minorHAnsi"/>
          <w:noProof/>
          <w:szCs w:val="24"/>
        </w:rPr>
        <w:t>Cox, S. P., and S. G. Hinch. 1997. Changes in size at maturity of Fraser River sockeye salmon (</w:t>
      </w:r>
      <w:r w:rsidRPr="00905C49">
        <w:rPr>
          <w:rFonts w:ascii="Calibri" w:hAnsi="Calibri" w:cstheme="minorHAnsi"/>
          <w:i/>
          <w:noProof/>
          <w:szCs w:val="24"/>
        </w:rPr>
        <w:t>Oncorhynchus nerka</w:t>
      </w:r>
      <w:r w:rsidRPr="00905C49">
        <w:rPr>
          <w:rFonts w:ascii="Calibri" w:hAnsi="Calibri" w:cstheme="minorHAnsi"/>
          <w:noProof/>
          <w:szCs w:val="24"/>
        </w:rPr>
        <w:t>) (1952-1993) and associations with temperature. Canadian Journal of Fisheries and Aquatic Sciences 54:1159-1165.</w:t>
      </w:r>
      <w:bookmarkEnd w:id="25"/>
    </w:p>
    <w:p w14:paraId="01F1EDF2" w14:textId="77777777" w:rsidR="00905C49" w:rsidRPr="00905C49" w:rsidRDefault="00905C49" w:rsidP="00905C49">
      <w:pPr>
        <w:spacing w:after="0" w:line="240" w:lineRule="auto"/>
        <w:ind w:left="720" w:hanging="720"/>
        <w:rPr>
          <w:rFonts w:ascii="Calibri" w:hAnsi="Calibri" w:cstheme="minorHAnsi"/>
          <w:noProof/>
          <w:szCs w:val="24"/>
        </w:rPr>
      </w:pPr>
      <w:bookmarkStart w:id="26" w:name="_ENREF_10"/>
      <w:r w:rsidRPr="00905C49">
        <w:rPr>
          <w:rFonts w:ascii="Calibri" w:hAnsi="Calibri" w:cstheme="minorHAnsi"/>
          <w:noProof/>
          <w:szCs w:val="24"/>
        </w:rPr>
        <w:t>Edeline, E., and coauthors. 2007. Trait changes in a harvested population are driven by a dynamic tug-of-war between natural and harvest selection. Proceedings of the National Academy of Science 104:15799–15804.</w:t>
      </w:r>
      <w:bookmarkEnd w:id="26"/>
    </w:p>
    <w:p w14:paraId="02057247" w14:textId="77777777" w:rsidR="00905C49" w:rsidRPr="00905C49" w:rsidRDefault="00905C49" w:rsidP="00905C49">
      <w:pPr>
        <w:spacing w:after="0" w:line="240" w:lineRule="auto"/>
        <w:ind w:left="720" w:hanging="720"/>
        <w:rPr>
          <w:rFonts w:ascii="Calibri" w:hAnsi="Calibri" w:cstheme="minorHAnsi"/>
          <w:noProof/>
          <w:szCs w:val="24"/>
        </w:rPr>
      </w:pPr>
      <w:bookmarkStart w:id="27" w:name="_ENREF_11"/>
      <w:r w:rsidRPr="00905C49">
        <w:rPr>
          <w:rFonts w:ascii="Calibri" w:hAnsi="Calibri" w:cstheme="minorHAnsi"/>
          <w:noProof/>
          <w:szCs w:val="24"/>
        </w:rPr>
        <w:t>Fagen, R. 1988. Long-term trends in maximum size of sport-caught Chinook salmon (</w:t>
      </w:r>
      <w:r w:rsidRPr="00905C49">
        <w:rPr>
          <w:rFonts w:ascii="Calibri" w:hAnsi="Calibri" w:cstheme="minorHAnsi"/>
          <w:i/>
          <w:noProof/>
          <w:szCs w:val="24"/>
        </w:rPr>
        <w:t>Oncorhynchus tshawytscha</w:t>
      </w:r>
      <w:r w:rsidRPr="00905C49">
        <w:rPr>
          <w:rFonts w:ascii="Calibri" w:hAnsi="Calibri" w:cstheme="minorHAnsi"/>
          <w:noProof/>
          <w:szCs w:val="24"/>
        </w:rPr>
        <w:t>): a data-analytic approach to weights of first-prize fish in four southeastern Alaska salmon derbies. Fisheries Research 6:125-134.</w:t>
      </w:r>
      <w:bookmarkEnd w:id="27"/>
    </w:p>
    <w:p w14:paraId="698AED9E" w14:textId="77777777" w:rsidR="00905C49" w:rsidRPr="00905C49" w:rsidRDefault="00905C49" w:rsidP="00905C49">
      <w:pPr>
        <w:spacing w:after="0" w:line="240" w:lineRule="auto"/>
        <w:ind w:left="720" w:hanging="720"/>
        <w:rPr>
          <w:rFonts w:ascii="Calibri" w:hAnsi="Calibri" w:cstheme="minorHAnsi"/>
          <w:noProof/>
          <w:szCs w:val="24"/>
        </w:rPr>
      </w:pPr>
      <w:bookmarkStart w:id="28" w:name="_ENREF_12"/>
      <w:r w:rsidRPr="00905C49">
        <w:rPr>
          <w:rFonts w:ascii="Calibri" w:hAnsi="Calibri" w:cstheme="minorHAnsi"/>
          <w:noProof/>
          <w:szCs w:val="24"/>
        </w:rPr>
        <w:t xml:space="preserve">Gardner, M. L. G. 1976. A review of factors which may influence the sea-age and maturation of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Journal of Fish Biology 9:289-327.</w:t>
      </w:r>
      <w:bookmarkEnd w:id="28"/>
    </w:p>
    <w:p w14:paraId="29C1E42C" w14:textId="77777777" w:rsidR="00905C49" w:rsidRPr="00905C49" w:rsidRDefault="00905C49" w:rsidP="00905C49">
      <w:pPr>
        <w:spacing w:after="0" w:line="240" w:lineRule="auto"/>
        <w:ind w:left="720" w:hanging="720"/>
        <w:rPr>
          <w:rFonts w:ascii="Calibri" w:hAnsi="Calibri" w:cstheme="minorHAnsi"/>
          <w:noProof/>
          <w:szCs w:val="24"/>
        </w:rPr>
      </w:pPr>
      <w:bookmarkStart w:id="29" w:name="_ENREF_13"/>
      <w:r w:rsidRPr="00905C49">
        <w:rPr>
          <w:rFonts w:ascii="Calibri" w:hAnsi="Calibri" w:cstheme="minorHAnsi"/>
          <w:noProof/>
          <w:szCs w:val="24"/>
        </w:rPr>
        <w:t>Haw, F., H. O. Wendler, and G. Deschamps. 1967. Development of Washington State salmon sport fishery through 1964. Washington Department of Fisheries, Research Bulletin 7.</w:t>
      </w:r>
      <w:bookmarkEnd w:id="29"/>
    </w:p>
    <w:p w14:paraId="7C9CB931" w14:textId="77777777" w:rsidR="00905C49" w:rsidRPr="00905C49" w:rsidRDefault="00905C49" w:rsidP="00905C49">
      <w:pPr>
        <w:spacing w:after="0" w:line="240" w:lineRule="auto"/>
        <w:ind w:left="720" w:hanging="720"/>
        <w:rPr>
          <w:rFonts w:ascii="Calibri" w:hAnsi="Calibri" w:cstheme="minorHAnsi"/>
          <w:noProof/>
          <w:szCs w:val="24"/>
        </w:rPr>
      </w:pPr>
      <w:bookmarkStart w:id="30" w:name="_ENREF_14"/>
      <w:r w:rsidRPr="00905C49">
        <w:rPr>
          <w:rFonts w:ascii="Calibri" w:hAnsi="Calibri" w:cstheme="minorHAnsi"/>
          <w:noProof/>
          <w:szCs w:val="24"/>
        </w:rPr>
        <w:t>Healey, M. C., and C. Groot. 1987. Marine migration and orientation of ocean-type chinook and sockeye salmon. American Fisheries Society Symposium 1:298-312.</w:t>
      </w:r>
      <w:bookmarkEnd w:id="30"/>
    </w:p>
    <w:p w14:paraId="520B479F" w14:textId="77777777" w:rsidR="00905C49" w:rsidRPr="00905C49" w:rsidRDefault="00905C49" w:rsidP="00905C49">
      <w:pPr>
        <w:spacing w:after="0" w:line="240" w:lineRule="auto"/>
        <w:ind w:left="720" w:hanging="720"/>
        <w:rPr>
          <w:rFonts w:ascii="Calibri" w:hAnsi="Calibri" w:cstheme="minorHAnsi"/>
          <w:noProof/>
          <w:szCs w:val="24"/>
        </w:rPr>
      </w:pPr>
      <w:bookmarkStart w:id="31" w:name="_ENREF_15"/>
      <w:r w:rsidRPr="00905C49">
        <w:rPr>
          <w:rFonts w:ascii="Calibri" w:hAnsi="Calibri" w:cstheme="minorHAnsi"/>
          <w:noProof/>
          <w:szCs w:val="24"/>
        </w:rPr>
        <w:t>Helle, J. H., E. C. Martinson, D. M. Eggers, and O. Gritsenko. 2007. Influence of salmon abundance and ocean conditions on body size of Pacific salmon. North Pacific Anadromous Fish Commission Bulletin 4:289-298.</w:t>
      </w:r>
      <w:bookmarkEnd w:id="31"/>
    </w:p>
    <w:p w14:paraId="22DD216D" w14:textId="77777777" w:rsidR="00905C49" w:rsidRPr="00905C49" w:rsidRDefault="00905C49" w:rsidP="00905C49">
      <w:pPr>
        <w:spacing w:after="0" w:line="240" w:lineRule="auto"/>
        <w:ind w:left="720" w:hanging="720"/>
        <w:rPr>
          <w:rFonts w:ascii="Calibri" w:hAnsi="Calibri" w:cstheme="minorHAnsi"/>
          <w:noProof/>
          <w:szCs w:val="24"/>
        </w:rPr>
      </w:pPr>
      <w:bookmarkStart w:id="32" w:name="_ENREF_16"/>
      <w:r w:rsidRPr="00905C49">
        <w:rPr>
          <w:rFonts w:ascii="Calibri" w:hAnsi="Calibri" w:cstheme="minorHAnsi"/>
          <w:noProof/>
          <w:szCs w:val="24"/>
        </w:rPr>
        <w:t>Holmes, E., E. Ward, M. Scheuerell, and K. Wills. 2020. MARSS: Multivariate Autoregressive State-Space Modeling. R package version 3.11.3.</w:t>
      </w:r>
      <w:bookmarkEnd w:id="32"/>
    </w:p>
    <w:p w14:paraId="1EEB20DE" w14:textId="77777777" w:rsidR="00905C49" w:rsidRPr="00905C49" w:rsidRDefault="00905C49" w:rsidP="00905C49">
      <w:pPr>
        <w:spacing w:after="0" w:line="240" w:lineRule="auto"/>
        <w:ind w:left="720" w:hanging="720"/>
        <w:rPr>
          <w:rFonts w:ascii="Calibri" w:hAnsi="Calibri" w:cstheme="minorHAnsi"/>
          <w:noProof/>
          <w:szCs w:val="24"/>
        </w:rPr>
      </w:pPr>
      <w:bookmarkStart w:id="33" w:name="_ENREF_17"/>
      <w:r w:rsidRPr="00905C49">
        <w:rPr>
          <w:rFonts w:ascii="Calibri" w:hAnsi="Calibri" w:cstheme="minorHAnsi"/>
          <w:noProof/>
          <w:szCs w:val="24"/>
        </w:rPr>
        <w:t>Hubley, P. B., P. G. Amiro, and A. J. F. Gibson. 2008. Changes in scale circulus spacings of an endangered Atlantic salmon</w:t>
      </w:r>
      <w:r w:rsidRPr="00905C49">
        <w:rPr>
          <w:rFonts w:ascii="Calibri" w:hAnsi="Calibri" w:cstheme="minorHAnsi"/>
          <w:i/>
          <w:noProof/>
          <w:szCs w:val="24"/>
        </w:rPr>
        <w:t xml:space="preserve"> Salmo salar</w:t>
      </w:r>
      <w:r w:rsidRPr="00905C49">
        <w:rPr>
          <w:rFonts w:ascii="Calibri" w:hAnsi="Calibri" w:cstheme="minorHAnsi"/>
          <w:noProof/>
          <w:szCs w:val="24"/>
        </w:rPr>
        <w:t xml:space="preserve"> population: evidence of a shift in marine migration? Journal of Fish Biology 73:2321-2340.</w:t>
      </w:r>
      <w:bookmarkEnd w:id="33"/>
    </w:p>
    <w:p w14:paraId="13DDD947" w14:textId="77777777" w:rsidR="00905C49" w:rsidRPr="00905C49" w:rsidRDefault="00905C49" w:rsidP="00905C49">
      <w:pPr>
        <w:spacing w:after="0" w:line="240" w:lineRule="auto"/>
        <w:ind w:left="720" w:hanging="720"/>
        <w:rPr>
          <w:rFonts w:ascii="Calibri" w:hAnsi="Calibri" w:cstheme="minorHAnsi"/>
          <w:noProof/>
          <w:szCs w:val="24"/>
        </w:rPr>
      </w:pPr>
      <w:bookmarkStart w:id="34" w:name="_ENREF_18"/>
      <w:r w:rsidRPr="00905C49">
        <w:rPr>
          <w:rFonts w:ascii="Calibri" w:hAnsi="Calibri" w:cstheme="minorHAnsi"/>
          <w:noProof/>
          <w:szCs w:val="24"/>
        </w:rPr>
        <w:lastRenderedPageBreak/>
        <w:t>Jeffrey, K. M., I. M. Côté, J. R. Irvine, and J. D. Reynolds. 2017. Changes in body size of Canadian Pacific salmon over six decades. Canadian Journal of Fisheries and Aquatic Sciences 74:191-201.</w:t>
      </w:r>
      <w:bookmarkEnd w:id="34"/>
    </w:p>
    <w:p w14:paraId="3569C783" w14:textId="77777777" w:rsidR="00905C49" w:rsidRPr="00905C49" w:rsidRDefault="00905C49" w:rsidP="00905C49">
      <w:pPr>
        <w:spacing w:after="0" w:line="240" w:lineRule="auto"/>
        <w:ind w:left="720" w:hanging="720"/>
        <w:rPr>
          <w:rFonts w:ascii="Calibri" w:hAnsi="Calibri" w:cstheme="minorHAnsi"/>
          <w:noProof/>
          <w:szCs w:val="24"/>
        </w:rPr>
      </w:pPr>
      <w:bookmarkStart w:id="35" w:name="_ENREF_19"/>
      <w:r w:rsidRPr="00905C49">
        <w:rPr>
          <w:rFonts w:ascii="Calibri" w:hAnsi="Calibri" w:cstheme="minorHAnsi"/>
          <w:noProof/>
          <w:szCs w:val="24"/>
        </w:rPr>
        <w:t>Jensen, H. M. 1948. Puget Sound salmon investigation. Washington Department of Fisheries.</w:t>
      </w:r>
      <w:bookmarkEnd w:id="35"/>
    </w:p>
    <w:p w14:paraId="4D5B576C" w14:textId="77777777" w:rsidR="00905C49" w:rsidRPr="00905C49" w:rsidRDefault="00905C49" w:rsidP="00905C49">
      <w:pPr>
        <w:spacing w:after="0" w:line="240" w:lineRule="auto"/>
        <w:ind w:left="720" w:hanging="720"/>
        <w:rPr>
          <w:rFonts w:ascii="Calibri" w:hAnsi="Calibri" w:cstheme="minorHAnsi"/>
          <w:noProof/>
          <w:szCs w:val="24"/>
        </w:rPr>
      </w:pPr>
      <w:bookmarkStart w:id="36" w:name="_ENREF_20"/>
      <w:r w:rsidRPr="00905C49">
        <w:rPr>
          <w:rFonts w:ascii="Calibri" w:hAnsi="Calibri" w:cstheme="minorHAnsi"/>
          <w:noProof/>
          <w:szCs w:val="24"/>
        </w:rPr>
        <w:t>Jordan, D. S., and B. W. Evermann. 1896. The Fishes of North and Middle America. Smithsonian Institution, Washington, D. C.</w:t>
      </w:r>
      <w:bookmarkEnd w:id="36"/>
    </w:p>
    <w:p w14:paraId="58BCC2B0" w14:textId="77777777" w:rsidR="00905C49" w:rsidRPr="00905C49" w:rsidRDefault="00905C49" w:rsidP="00905C49">
      <w:pPr>
        <w:spacing w:after="0" w:line="240" w:lineRule="auto"/>
        <w:ind w:left="720" w:hanging="720"/>
        <w:rPr>
          <w:rFonts w:ascii="Calibri" w:hAnsi="Calibri" w:cstheme="minorHAnsi"/>
          <w:noProof/>
          <w:szCs w:val="24"/>
        </w:rPr>
      </w:pPr>
      <w:bookmarkStart w:id="37" w:name="_ENREF_21"/>
      <w:r w:rsidRPr="00905C49">
        <w:rPr>
          <w:rFonts w:ascii="Calibri" w:hAnsi="Calibri" w:cstheme="minorHAnsi"/>
          <w:noProof/>
          <w:szCs w:val="24"/>
        </w:rPr>
        <w:t>Kagley, A. N., J. M. Smith, K. L. Fresh, K. E. Frick, and T. P. Quinn. 2017. Residency, partial migration, and late egress of sub-adult Chinook salmon (</w:t>
      </w:r>
      <w:r w:rsidRPr="00905C49">
        <w:rPr>
          <w:rFonts w:ascii="Calibri" w:hAnsi="Calibri" w:cstheme="minorHAnsi"/>
          <w:i/>
          <w:noProof/>
          <w:szCs w:val="24"/>
        </w:rPr>
        <w:t>Oncorhynchus tshawytscha</w:t>
      </w:r>
      <w:r w:rsidRPr="00905C49">
        <w:rPr>
          <w:rFonts w:ascii="Calibri" w:hAnsi="Calibri" w:cstheme="minorHAnsi"/>
          <w:noProof/>
          <w:szCs w:val="24"/>
        </w:rPr>
        <w:t>) and comparisons with coho salmon (</w:t>
      </w:r>
      <w:r w:rsidRPr="00905C49">
        <w:rPr>
          <w:rFonts w:ascii="Calibri" w:hAnsi="Calibri" w:cstheme="minorHAnsi"/>
          <w:i/>
          <w:noProof/>
          <w:szCs w:val="24"/>
        </w:rPr>
        <w:t>O. kisutch</w:t>
      </w:r>
      <w:r w:rsidRPr="00905C49">
        <w:rPr>
          <w:rFonts w:ascii="Calibri" w:hAnsi="Calibri" w:cstheme="minorHAnsi"/>
          <w:noProof/>
          <w:szCs w:val="24"/>
        </w:rPr>
        <w:t>) in Puget Sound, Washington. Fishery Bulletin 115:544-555.</w:t>
      </w:r>
      <w:bookmarkEnd w:id="37"/>
    </w:p>
    <w:p w14:paraId="3AF48587" w14:textId="77777777" w:rsidR="00905C49" w:rsidRPr="00905C49" w:rsidRDefault="00905C49" w:rsidP="00905C49">
      <w:pPr>
        <w:spacing w:after="0" w:line="240" w:lineRule="auto"/>
        <w:ind w:left="720" w:hanging="720"/>
        <w:rPr>
          <w:rFonts w:ascii="Calibri" w:hAnsi="Calibri" w:cstheme="minorHAnsi"/>
          <w:noProof/>
          <w:szCs w:val="24"/>
        </w:rPr>
      </w:pPr>
      <w:bookmarkStart w:id="38" w:name="_ENREF_22"/>
      <w:r w:rsidRPr="00905C49">
        <w:rPr>
          <w:rFonts w:ascii="Calibri" w:hAnsi="Calibri" w:cstheme="minorHAnsi"/>
          <w:noProof/>
          <w:szCs w:val="24"/>
        </w:rPr>
        <w:t>Kendall, N. W., and T. P. Quinn. 2011. Length and age trends of Chinook salmon in the Nushagak River, Alaska related to commercial and recreational fishery selection and exploitation. Transactions of the American Fisheries Society 140:611-622.</w:t>
      </w:r>
      <w:bookmarkEnd w:id="38"/>
    </w:p>
    <w:p w14:paraId="34A1C84B" w14:textId="77777777" w:rsidR="00905C49" w:rsidRPr="00905C49" w:rsidRDefault="00905C49" w:rsidP="00905C49">
      <w:pPr>
        <w:spacing w:after="0" w:line="240" w:lineRule="auto"/>
        <w:ind w:left="720" w:hanging="720"/>
        <w:rPr>
          <w:rFonts w:ascii="Calibri" w:hAnsi="Calibri" w:cstheme="minorHAnsi"/>
          <w:noProof/>
          <w:szCs w:val="24"/>
        </w:rPr>
      </w:pPr>
      <w:bookmarkStart w:id="39" w:name="_ENREF_23"/>
      <w:r w:rsidRPr="00905C49">
        <w:rPr>
          <w:rFonts w:ascii="Calibri" w:hAnsi="Calibri" w:cstheme="minorHAnsi"/>
          <w:noProof/>
          <w:szCs w:val="24"/>
        </w:rPr>
        <w:t>Lacroix, G. L. 2013. Migratory strategies of Atlantic salmon (</w:t>
      </w:r>
      <w:r w:rsidRPr="00905C49">
        <w:rPr>
          <w:rFonts w:ascii="Calibri" w:hAnsi="Calibri" w:cstheme="minorHAnsi"/>
          <w:i/>
          <w:noProof/>
          <w:szCs w:val="24"/>
        </w:rPr>
        <w:t>Salmo salar</w:t>
      </w:r>
      <w:r w:rsidRPr="00905C49">
        <w:rPr>
          <w:rFonts w:ascii="Calibri" w:hAnsi="Calibri" w:cstheme="minorHAnsi"/>
          <w:noProof/>
          <w:szCs w:val="24"/>
        </w:rPr>
        <w:t>) postsmolts and implications for marine survival of endangered populations. Canadian Journal of Fisheries and Aquatic Sciences 70:32-48.</w:t>
      </w:r>
      <w:bookmarkEnd w:id="39"/>
    </w:p>
    <w:p w14:paraId="0289796D" w14:textId="77777777" w:rsidR="00905C49" w:rsidRPr="00905C49" w:rsidRDefault="00905C49" w:rsidP="00905C49">
      <w:pPr>
        <w:spacing w:after="0" w:line="240" w:lineRule="auto"/>
        <w:ind w:left="720" w:hanging="720"/>
        <w:rPr>
          <w:rFonts w:ascii="Calibri" w:hAnsi="Calibri" w:cstheme="minorHAnsi"/>
          <w:noProof/>
          <w:szCs w:val="24"/>
        </w:rPr>
      </w:pPr>
      <w:bookmarkStart w:id="40" w:name="_ENREF_24"/>
      <w:r w:rsidRPr="00905C49">
        <w:rPr>
          <w:rFonts w:ascii="Calibri" w:hAnsi="Calibri" w:cstheme="minorHAnsi"/>
          <w:noProof/>
          <w:szCs w:val="24"/>
        </w:rPr>
        <w:t xml:space="preserve">Lewis, B., W. S. Grant, R. E. Brenner, and T. Hamazaki. 2015. Changes in size and age of Chinook salmon </w:t>
      </w:r>
      <w:r w:rsidRPr="00905C49">
        <w:rPr>
          <w:rFonts w:ascii="Calibri" w:hAnsi="Calibri" w:cstheme="minorHAnsi"/>
          <w:i/>
          <w:noProof/>
          <w:szCs w:val="24"/>
        </w:rPr>
        <w:t>Oncorhynchus tshawytscha</w:t>
      </w:r>
      <w:r w:rsidRPr="00905C49">
        <w:rPr>
          <w:rFonts w:ascii="Calibri" w:hAnsi="Calibri" w:cstheme="minorHAnsi"/>
          <w:noProof/>
          <w:szCs w:val="24"/>
        </w:rPr>
        <w:t xml:space="preserve"> returning to Alaska. PLoS ONE 10(6):e0130184.</w:t>
      </w:r>
      <w:bookmarkEnd w:id="40"/>
    </w:p>
    <w:p w14:paraId="59DE5D66" w14:textId="77777777" w:rsidR="00905C49" w:rsidRPr="00905C49" w:rsidRDefault="00905C49" w:rsidP="00905C49">
      <w:pPr>
        <w:spacing w:after="0" w:line="240" w:lineRule="auto"/>
        <w:ind w:left="720" w:hanging="720"/>
        <w:rPr>
          <w:rFonts w:ascii="Calibri" w:hAnsi="Calibri" w:cstheme="minorHAnsi"/>
          <w:noProof/>
          <w:szCs w:val="24"/>
        </w:rPr>
      </w:pPr>
      <w:bookmarkStart w:id="41" w:name="_ENREF_25"/>
      <w:r w:rsidRPr="00905C49">
        <w:rPr>
          <w:rFonts w:ascii="Calibri" w:hAnsi="Calibri" w:cstheme="minorHAnsi"/>
          <w:noProof/>
          <w:szCs w:val="24"/>
        </w:rPr>
        <w:t>Losee, J. P., N. W. Kendall, and A. Dufault. 2019. Changing salmon: an analysis of body mass, abundance, survival, and productivity trends across 45 years in Puget Sound. Fish and Fisheries 20:934-951.</w:t>
      </w:r>
      <w:bookmarkEnd w:id="41"/>
    </w:p>
    <w:p w14:paraId="18C6F65C" w14:textId="77777777" w:rsidR="00905C49" w:rsidRPr="00905C49" w:rsidRDefault="00905C49" w:rsidP="00905C49">
      <w:pPr>
        <w:spacing w:after="0" w:line="240" w:lineRule="auto"/>
        <w:ind w:left="720" w:hanging="720"/>
        <w:rPr>
          <w:rFonts w:ascii="Calibri" w:hAnsi="Calibri" w:cstheme="minorHAnsi"/>
          <w:noProof/>
          <w:szCs w:val="24"/>
        </w:rPr>
      </w:pPr>
      <w:bookmarkStart w:id="42" w:name="_ENREF_26"/>
      <w:r w:rsidRPr="00905C49">
        <w:rPr>
          <w:rFonts w:ascii="Calibri" w:hAnsi="Calibri" w:cstheme="minorHAnsi"/>
          <w:noProof/>
          <w:szCs w:val="24"/>
        </w:rPr>
        <w:t>Mahnken, C., G. Ruggerone, W. Waknitz, and T. Flagg. 1998. A historical perspective on salmonid production from Pacific rim hatcheries. North Pacific Anadromous Fish Commission Bulletin 1:38-53.</w:t>
      </w:r>
      <w:bookmarkEnd w:id="42"/>
    </w:p>
    <w:p w14:paraId="7F6B34C6" w14:textId="77777777" w:rsidR="00905C49" w:rsidRPr="00905C49" w:rsidRDefault="00905C49" w:rsidP="00905C49">
      <w:pPr>
        <w:spacing w:after="0" w:line="240" w:lineRule="auto"/>
        <w:ind w:left="720" w:hanging="720"/>
        <w:rPr>
          <w:rFonts w:ascii="Calibri" w:hAnsi="Calibri" w:cstheme="minorHAnsi"/>
          <w:noProof/>
          <w:szCs w:val="24"/>
        </w:rPr>
      </w:pPr>
      <w:bookmarkStart w:id="43" w:name="_ENREF_27"/>
      <w:r w:rsidRPr="00905C49">
        <w:rPr>
          <w:rFonts w:ascii="Calibri" w:hAnsi="Calibri" w:cstheme="minorHAnsi"/>
          <w:noProof/>
          <w:szCs w:val="24"/>
        </w:rPr>
        <w:t>Millner, R. S., and C. L. Whiting. 1996. Long-term changes in growth and population abundance of sole in the North Sea from 1940 to the present. ICES Journal of Marine Science 53:1185–1195.</w:t>
      </w:r>
      <w:bookmarkEnd w:id="43"/>
    </w:p>
    <w:p w14:paraId="4AB02546" w14:textId="77777777" w:rsidR="00905C49" w:rsidRPr="00905C49" w:rsidRDefault="00905C49" w:rsidP="00905C49">
      <w:pPr>
        <w:spacing w:after="0" w:line="240" w:lineRule="auto"/>
        <w:ind w:left="720" w:hanging="720"/>
        <w:rPr>
          <w:rFonts w:ascii="Calibri" w:hAnsi="Calibri" w:cstheme="minorHAnsi"/>
          <w:noProof/>
          <w:szCs w:val="24"/>
        </w:rPr>
      </w:pPr>
      <w:bookmarkStart w:id="44" w:name="_ENREF_28"/>
      <w:r w:rsidRPr="00905C49">
        <w:rPr>
          <w:rFonts w:ascii="Calibri" w:hAnsi="Calibri" w:cstheme="minorHAnsi"/>
          <w:noProof/>
          <w:szCs w:val="24"/>
        </w:rPr>
        <w:t>Milne, D. J. 1950. The difference in the growth rate of coho salmon on the east and west coasts of Vancouver Island in 1950. Fisheries Research Board of Canada, Progress Report of the Pacific Coast Stations 85:80-82.</w:t>
      </w:r>
      <w:bookmarkEnd w:id="44"/>
    </w:p>
    <w:p w14:paraId="0672775B" w14:textId="77777777" w:rsidR="00905C49" w:rsidRPr="00905C49" w:rsidRDefault="00905C49" w:rsidP="00905C49">
      <w:pPr>
        <w:spacing w:after="0" w:line="240" w:lineRule="auto"/>
        <w:ind w:left="720" w:hanging="720"/>
        <w:rPr>
          <w:rFonts w:ascii="Calibri" w:hAnsi="Calibri" w:cstheme="minorHAnsi"/>
          <w:noProof/>
          <w:szCs w:val="24"/>
        </w:rPr>
      </w:pPr>
      <w:bookmarkStart w:id="45" w:name="_ENREF_29"/>
      <w:r w:rsidRPr="00905C49">
        <w:rPr>
          <w:rFonts w:ascii="Calibri" w:hAnsi="Calibri" w:cstheme="minorHAnsi"/>
          <w:noProof/>
          <w:szCs w:val="24"/>
        </w:rPr>
        <w:t>Norris, J. G., S.-Y. Hyun, and J. J. Anderson. 2000. Ocean distribution of Columbia River upriver bright fall chinook salmon stocks. North Pacific Anadromous Fish Commission Bulletin 2:221-232.</w:t>
      </w:r>
      <w:bookmarkEnd w:id="45"/>
    </w:p>
    <w:p w14:paraId="6A86BA08" w14:textId="77777777" w:rsidR="00905C49" w:rsidRPr="00905C49" w:rsidRDefault="00905C49" w:rsidP="00905C49">
      <w:pPr>
        <w:spacing w:after="0" w:line="240" w:lineRule="auto"/>
        <w:ind w:left="720" w:hanging="720"/>
        <w:rPr>
          <w:rFonts w:ascii="Calibri" w:hAnsi="Calibri" w:cstheme="minorHAnsi"/>
          <w:noProof/>
          <w:szCs w:val="24"/>
        </w:rPr>
      </w:pPr>
      <w:bookmarkStart w:id="46" w:name="_ENREF_30"/>
      <w:r w:rsidRPr="00905C49">
        <w:rPr>
          <w:rFonts w:ascii="Calibri" w:hAnsi="Calibri" w:cstheme="minorHAnsi"/>
          <w:noProof/>
          <w:szCs w:val="24"/>
        </w:rPr>
        <w:t>Ohlberger, J., E. J. Ward, D. E. Schindler, and B. Lewis. 2018. Demographic changes in Chinook salmon across the Northeast Pacific Ocean. Fish and Fisheries 19:533-546.</w:t>
      </w:r>
      <w:bookmarkEnd w:id="46"/>
    </w:p>
    <w:p w14:paraId="6B4D3BB2" w14:textId="77777777" w:rsidR="00905C49" w:rsidRPr="00905C49" w:rsidRDefault="00905C49" w:rsidP="00905C49">
      <w:pPr>
        <w:spacing w:after="0" w:line="240" w:lineRule="auto"/>
        <w:ind w:left="720" w:hanging="720"/>
        <w:rPr>
          <w:rFonts w:ascii="Calibri" w:hAnsi="Calibri" w:cstheme="minorHAnsi"/>
          <w:noProof/>
          <w:szCs w:val="24"/>
        </w:rPr>
      </w:pPr>
      <w:bookmarkStart w:id="47" w:name="_ENREF_31"/>
      <w:r w:rsidRPr="00905C49">
        <w:rPr>
          <w:rFonts w:ascii="Calibri" w:hAnsi="Calibri" w:cstheme="minorHAnsi"/>
          <w:noProof/>
          <w:szCs w:val="24"/>
        </w:rPr>
        <w:t>Oke, K. B., and coauthors. 2020. Recent declines in salmon body size impact ecosystems and fisheries. Nature Communications.</w:t>
      </w:r>
      <w:bookmarkEnd w:id="47"/>
    </w:p>
    <w:p w14:paraId="1B01E801" w14:textId="77777777" w:rsidR="00905C49" w:rsidRPr="00905C49" w:rsidRDefault="00905C49" w:rsidP="00905C49">
      <w:pPr>
        <w:spacing w:after="0" w:line="240" w:lineRule="auto"/>
        <w:ind w:left="720" w:hanging="720"/>
        <w:rPr>
          <w:rFonts w:ascii="Calibri" w:hAnsi="Calibri" w:cstheme="minorHAnsi"/>
          <w:noProof/>
          <w:szCs w:val="24"/>
        </w:rPr>
      </w:pPr>
      <w:bookmarkStart w:id="48" w:name="_ENREF_32"/>
      <w:r w:rsidRPr="00905C49">
        <w:rPr>
          <w:rFonts w:ascii="Calibri" w:hAnsi="Calibri" w:cstheme="minorHAnsi"/>
          <w:noProof/>
          <w:szCs w:val="24"/>
        </w:rPr>
        <w:t>Olmos, M., and coauthors. 2019. Evidence for spatial coherence in time trends of marine life history traits of Atlantic salmon in the North Atlantic. Fish and Fisheries 20:322-342.</w:t>
      </w:r>
      <w:bookmarkEnd w:id="48"/>
    </w:p>
    <w:p w14:paraId="494C2FC7" w14:textId="77777777" w:rsidR="00905C49" w:rsidRPr="00905C49" w:rsidRDefault="00905C49" w:rsidP="00905C49">
      <w:pPr>
        <w:spacing w:after="0" w:line="240" w:lineRule="auto"/>
        <w:ind w:left="720" w:hanging="720"/>
        <w:rPr>
          <w:rFonts w:ascii="Calibri" w:hAnsi="Calibri" w:cstheme="minorHAnsi"/>
          <w:noProof/>
          <w:szCs w:val="24"/>
        </w:rPr>
      </w:pPr>
      <w:bookmarkStart w:id="49" w:name="_ENREF_33"/>
      <w:r w:rsidRPr="00905C49">
        <w:rPr>
          <w:rFonts w:ascii="Calibri" w:hAnsi="Calibri" w:cstheme="minorHAnsi"/>
          <w:noProof/>
          <w:szCs w:val="24"/>
        </w:rPr>
        <w:t>Pardo, S. A., and coauthors. 2021. Trends in marine survival of Atlantic salmon populations in eastern Canada. ICES Journal of Marine Science 78:2460-2473.</w:t>
      </w:r>
      <w:bookmarkEnd w:id="49"/>
    </w:p>
    <w:p w14:paraId="2CE8DE27" w14:textId="77777777" w:rsidR="00905C49" w:rsidRPr="00905C49" w:rsidRDefault="00905C49" w:rsidP="00905C49">
      <w:pPr>
        <w:spacing w:after="0" w:line="240" w:lineRule="auto"/>
        <w:ind w:left="720" w:hanging="720"/>
        <w:rPr>
          <w:rFonts w:ascii="Calibri" w:hAnsi="Calibri" w:cstheme="minorHAnsi"/>
          <w:noProof/>
          <w:szCs w:val="24"/>
        </w:rPr>
      </w:pPr>
      <w:bookmarkStart w:id="50" w:name="_ENREF_34"/>
      <w:r w:rsidRPr="00905C49">
        <w:rPr>
          <w:rFonts w:ascii="Calibri" w:hAnsi="Calibri" w:cstheme="minorHAnsi"/>
          <w:noProof/>
          <w:szCs w:val="24"/>
        </w:rPr>
        <w:t>Parker, R. R., and P. A. Larkin. 1959. A concept of growth in fishes. Journal of the Fisheries Research Board of Canada 16:721-745.</w:t>
      </w:r>
      <w:bookmarkEnd w:id="50"/>
    </w:p>
    <w:p w14:paraId="78F8C6F6" w14:textId="77777777" w:rsidR="00905C49" w:rsidRPr="00905C49" w:rsidRDefault="00905C49" w:rsidP="00905C49">
      <w:pPr>
        <w:spacing w:after="0" w:line="240" w:lineRule="auto"/>
        <w:ind w:left="720" w:hanging="720"/>
        <w:rPr>
          <w:rFonts w:ascii="Calibri" w:hAnsi="Calibri" w:cstheme="minorHAnsi"/>
          <w:noProof/>
          <w:szCs w:val="24"/>
        </w:rPr>
      </w:pPr>
      <w:bookmarkStart w:id="51" w:name="_ENREF_35"/>
      <w:r w:rsidRPr="00905C49">
        <w:rPr>
          <w:rFonts w:ascii="Calibri" w:hAnsi="Calibri" w:cstheme="minorHAnsi"/>
          <w:noProof/>
          <w:szCs w:val="24"/>
        </w:rPr>
        <w:t>Pressey, R. T. 1953. The sport fishery for salmon on Puget Sound. Fisheries Research Papers, Washington Department of Fisheries 1(1):33-48.</w:t>
      </w:r>
      <w:bookmarkEnd w:id="51"/>
    </w:p>
    <w:p w14:paraId="357D175F" w14:textId="77777777" w:rsidR="00905C49" w:rsidRPr="00905C49" w:rsidRDefault="00905C49" w:rsidP="00905C49">
      <w:pPr>
        <w:spacing w:after="0" w:line="240" w:lineRule="auto"/>
        <w:ind w:left="720" w:hanging="720"/>
        <w:rPr>
          <w:rFonts w:ascii="Calibri" w:hAnsi="Calibri" w:cstheme="minorHAnsi"/>
          <w:noProof/>
          <w:szCs w:val="24"/>
        </w:rPr>
      </w:pPr>
      <w:bookmarkStart w:id="52" w:name="_ENREF_36"/>
      <w:r w:rsidRPr="00905C49">
        <w:rPr>
          <w:rFonts w:ascii="Calibri" w:hAnsi="Calibri" w:cstheme="minorHAnsi"/>
          <w:noProof/>
          <w:szCs w:val="24"/>
        </w:rPr>
        <w:t>Pyper, B. J., and R. M. Peterman. 1999. Relationship among adult body length, abundance, and ocean temperature for British Columbia and Alaska sockeye salmon (</w:t>
      </w:r>
      <w:r w:rsidRPr="00905C49">
        <w:rPr>
          <w:rFonts w:ascii="Calibri" w:hAnsi="Calibri" w:cstheme="minorHAnsi"/>
          <w:i/>
          <w:noProof/>
          <w:szCs w:val="24"/>
        </w:rPr>
        <w:t>Oncorhynchus nerka</w:t>
      </w:r>
      <w:r w:rsidRPr="00905C49">
        <w:rPr>
          <w:rFonts w:ascii="Calibri" w:hAnsi="Calibri" w:cstheme="minorHAnsi"/>
          <w:noProof/>
          <w:szCs w:val="24"/>
        </w:rPr>
        <w:t>), 1967-1997. Canadian Journal of Fisheries and Aquatic Sciences 56:1716-1720.</w:t>
      </w:r>
      <w:bookmarkEnd w:id="52"/>
    </w:p>
    <w:p w14:paraId="7AFD0026" w14:textId="77777777" w:rsidR="00905C49" w:rsidRPr="00905C49" w:rsidRDefault="00905C49" w:rsidP="00905C49">
      <w:pPr>
        <w:spacing w:after="0" w:line="240" w:lineRule="auto"/>
        <w:ind w:left="720" w:hanging="720"/>
        <w:rPr>
          <w:rFonts w:ascii="Calibri" w:hAnsi="Calibri" w:cstheme="minorHAnsi"/>
          <w:noProof/>
          <w:szCs w:val="24"/>
        </w:rPr>
      </w:pPr>
      <w:bookmarkStart w:id="53" w:name="_ENREF_37"/>
      <w:r w:rsidRPr="00905C49">
        <w:rPr>
          <w:rFonts w:ascii="Calibri" w:hAnsi="Calibri" w:cstheme="minorHAnsi"/>
          <w:noProof/>
          <w:szCs w:val="24"/>
        </w:rPr>
        <w:t>Quinn, T. P. 2018. The Behavior and Ecology of Pacific Salmon and Trout, second edition. University of Washington Press, Seattle.</w:t>
      </w:r>
      <w:bookmarkEnd w:id="53"/>
    </w:p>
    <w:p w14:paraId="1E22EE86" w14:textId="77777777" w:rsidR="00905C49" w:rsidRPr="00905C49" w:rsidRDefault="00905C49" w:rsidP="00905C49">
      <w:pPr>
        <w:spacing w:after="0" w:line="240" w:lineRule="auto"/>
        <w:ind w:left="720" w:hanging="720"/>
        <w:rPr>
          <w:rFonts w:ascii="Calibri" w:hAnsi="Calibri" w:cstheme="minorHAnsi"/>
          <w:noProof/>
          <w:szCs w:val="24"/>
        </w:rPr>
      </w:pPr>
      <w:bookmarkStart w:id="54" w:name="_ENREF_38"/>
      <w:r w:rsidRPr="00905C49">
        <w:rPr>
          <w:rFonts w:ascii="Calibri" w:hAnsi="Calibri" w:cstheme="minorHAnsi"/>
          <w:noProof/>
          <w:szCs w:val="24"/>
        </w:rPr>
        <w:t>Quinn, T. P. 2021. Differential migration in Pacific salmon and trout: Patterns and hypotheses. Animal Migration 8:1-18.</w:t>
      </w:r>
      <w:bookmarkEnd w:id="54"/>
    </w:p>
    <w:p w14:paraId="5BBF7451" w14:textId="77777777" w:rsidR="00905C49" w:rsidRPr="00905C49" w:rsidRDefault="00905C49" w:rsidP="00905C49">
      <w:pPr>
        <w:spacing w:after="0" w:line="240" w:lineRule="auto"/>
        <w:ind w:left="720" w:hanging="720"/>
        <w:rPr>
          <w:rFonts w:ascii="Calibri" w:hAnsi="Calibri" w:cstheme="minorHAnsi"/>
          <w:noProof/>
          <w:szCs w:val="24"/>
        </w:rPr>
      </w:pPr>
      <w:bookmarkStart w:id="55" w:name="_ENREF_39"/>
      <w:r w:rsidRPr="00905C49">
        <w:rPr>
          <w:rFonts w:ascii="Calibri" w:hAnsi="Calibri" w:cstheme="minorHAnsi"/>
          <w:noProof/>
          <w:szCs w:val="24"/>
        </w:rPr>
        <w:lastRenderedPageBreak/>
        <w:t>Quinn, T. P., and J. P. Losee. 2022. Diverse and changing use of the Salish Sea by Pacific salmon, trout, and char. Canadian Journal of Fisheries and Aquatic Sciences.</w:t>
      </w:r>
      <w:bookmarkEnd w:id="55"/>
    </w:p>
    <w:p w14:paraId="695A9007" w14:textId="77777777" w:rsidR="00905C49" w:rsidRPr="00905C49" w:rsidRDefault="00905C49" w:rsidP="00905C49">
      <w:pPr>
        <w:spacing w:after="0" w:line="240" w:lineRule="auto"/>
        <w:ind w:left="720" w:hanging="720"/>
        <w:rPr>
          <w:rFonts w:ascii="Calibri" w:hAnsi="Calibri" w:cstheme="minorHAnsi"/>
          <w:noProof/>
          <w:szCs w:val="24"/>
        </w:rPr>
      </w:pPr>
      <w:bookmarkStart w:id="56" w:name="_ENREF_40"/>
      <w:r w:rsidRPr="00905C49">
        <w:rPr>
          <w:rFonts w:ascii="Calibri" w:hAnsi="Calibri" w:cstheme="minorHAnsi"/>
          <w:noProof/>
          <w:szCs w:val="24"/>
        </w:rPr>
        <w:t>Quinn, T. P., P. McGinnity, and T. F. Cross. 2006. Long-term declines in body size and shifts in run timing of Atlantic salmon in Ireland. Journal of Fish Biology 68:1713-1730.</w:t>
      </w:r>
      <w:bookmarkEnd w:id="56"/>
    </w:p>
    <w:p w14:paraId="2A37988B" w14:textId="77777777" w:rsidR="00905C49" w:rsidRPr="00905C49" w:rsidRDefault="00905C49" w:rsidP="00905C49">
      <w:pPr>
        <w:spacing w:after="0" w:line="240" w:lineRule="auto"/>
        <w:ind w:left="720" w:hanging="720"/>
        <w:rPr>
          <w:rFonts w:ascii="Calibri" w:hAnsi="Calibri" w:cstheme="minorHAnsi"/>
          <w:noProof/>
          <w:szCs w:val="24"/>
        </w:rPr>
      </w:pPr>
      <w:bookmarkStart w:id="57" w:name="_ENREF_41"/>
      <w:r w:rsidRPr="00905C49">
        <w:rPr>
          <w:rFonts w:ascii="Calibri" w:hAnsi="Calibri" w:cstheme="minorHAnsi"/>
          <w:noProof/>
          <w:szCs w:val="24"/>
        </w:rPr>
        <w:t>RCoreTeam. 2020. R Foundation for Statistical Computing. R Foundation for Statistical Computing, Vienna, Austria.</w:t>
      </w:r>
      <w:bookmarkEnd w:id="57"/>
    </w:p>
    <w:p w14:paraId="0AE0B2C5" w14:textId="77777777" w:rsidR="00905C49" w:rsidRPr="00905C49" w:rsidRDefault="00905C49" w:rsidP="00905C49">
      <w:pPr>
        <w:spacing w:after="0" w:line="240" w:lineRule="auto"/>
        <w:ind w:left="720" w:hanging="720"/>
        <w:rPr>
          <w:rFonts w:ascii="Calibri" w:hAnsi="Calibri" w:cstheme="minorHAnsi"/>
          <w:noProof/>
          <w:szCs w:val="24"/>
        </w:rPr>
      </w:pPr>
      <w:bookmarkStart w:id="58" w:name="_ENREF_42"/>
      <w:r w:rsidRPr="00905C49">
        <w:rPr>
          <w:rFonts w:ascii="Calibri" w:hAnsi="Calibri" w:cstheme="minorHAnsi"/>
          <w:noProof/>
          <w:szCs w:val="24"/>
        </w:rPr>
        <w:t>Richards, R. A., and P. J. Rago. 1999. A case history of effective fishery management: Chesapeake Bay striped bass. North American Journal of Fisheries Management 19:356-375.</w:t>
      </w:r>
      <w:bookmarkEnd w:id="58"/>
    </w:p>
    <w:p w14:paraId="7E58AE60" w14:textId="77777777" w:rsidR="00905C49" w:rsidRPr="00905C49" w:rsidRDefault="00905C49" w:rsidP="00905C49">
      <w:pPr>
        <w:spacing w:after="0" w:line="240" w:lineRule="auto"/>
        <w:ind w:left="720" w:hanging="720"/>
        <w:rPr>
          <w:rFonts w:ascii="Calibri" w:hAnsi="Calibri" w:cstheme="minorHAnsi"/>
          <w:noProof/>
          <w:szCs w:val="24"/>
        </w:rPr>
      </w:pPr>
      <w:bookmarkStart w:id="59" w:name="_ENREF_43"/>
      <w:r w:rsidRPr="00905C49">
        <w:rPr>
          <w:rFonts w:ascii="Calibri" w:hAnsi="Calibri" w:cstheme="minorHAnsi"/>
          <w:noProof/>
          <w:szCs w:val="24"/>
        </w:rPr>
        <w:t>Ricker, W. E. 1980. Causes of the decrease in age and size of chinook salmon (</w:t>
      </w:r>
      <w:r w:rsidRPr="00905C49">
        <w:rPr>
          <w:rFonts w:ascii="Calibri" w:hAnsi="Calibri" w:cstheme="minorHAnsi"/>
          <w:i/>
          <w:noProof/>
          <w:szCs w:val="24"/>
        </w:rPr>
        <w:t>Oncorhynchus tshawytscha</w:t>
      </w:r>
      <w:r w:rsidRPr="00905C49">
        <w:rPr>
          <w:rFonts w:ascii="Calibri" w:hAnsi="Calibri" w:cstheme="minorHAnsi"/>
          <w:noProof/>
          <w:szCs w:val="24"/>
        </w:rPr>
        <w:t>). Canadian Technical Report of Fisheries and Aquatic Sciences 944:1-25.</w:t>
      </w:r>
      <w:bookmarkEnd w:id="59"/>
    </w:p>
    <w:p w14:paraId="04ED8D72" w14:textId="77777777" w:rsidR="00905C49" w:rsidRPr="00905C49" w:rsidRDefault="00905C49" w:rsidP="00905C49">
      <w:pPr>
        <w:spacing w:after="0" w:line="240" w:lineRule="auto"/>
        <w:ind w:left="720" w:hanging="720"/>
        <w:rPr>
          <w:rFonts w:ascii="Calibri" w:hAnsi="Calibri" w:cstheme="minorHAnsi"/>
          <w:noProof/>
          <w:szCs w:val="24"/>
        </w:rPr>
      </w:pPr>
      <w:bookmarkStart w:id="60" w:name="_ENREF_44"/>
      <w:r w:rsidRPr="00905C49">
        <w:rPr>
          <w:rFonts w:ascii="Calibri" w:hAnsi="Calibri" w:cstheme="minorHAnsi"/>
          <w:noProof/>
          <w:szCs w:val="24"/>
        </w:rPr>
        <w:t>Ricker, W. E. 1981. Changes in the average size and average age of Pacific salmon. Canadian Journal of Fisheries and Aquatic Sciences 38:1636-1656.</w:t>
      </w:r>
      <w:bookmarkEnd w:id="60"/>
    </w:p>
    <w:p w14:paraId="5D9A7C56" w14:textId="77777777" w:rsidR="00905C49" w:rsidRPr="00905C49" w:rsidRDefault="00905C49" w:rsidP="00905C49">
      <w:pPr>
        <w:spacing w:after="0" w:line="240" w:lineRule="auto"/>
        <w:ind w:left="720" w:hanging="720"/>
        <w:rPr>
          <w:rFonts w:ascii="Calibri" w:hAnsi="Calibri" w:cstheme="minorHAnsi"/>
          <w:noProof/>
          <w:szCs w:val="24"/>
        </w:rPr>
      </w:pPr>
      <w:bookmarkStart w:id="61" w:name="_ENREF_45"/>
      <w:r w:rsidRPr="00905C49">
        <w:rPr>
          <w:rFonts w:ascii="Calibri" w:hAnsi="Calibri" w:cstheme="minorHAnsi"/>
          <w:noProof/>
          <w:szCs w:val="24"/>
        </w:rPr>
        <w:t>Ricker, W. E. 1995. Trends in the average size of Pacific salmon in Canadian catches. Canadian Special Publication of Fisheries and Aquatic Sciences 121:593-602.</w:t>
      </w:r>
      <w:bookmarkEnd w:id="61"/>
    </w:p>
    <w:p w14:paraId="3C0EFF97" w14:textId="77777777" w:rsidR="00905C49" w:rsidRPr="00905C49" w:rsidRDefault="00905C49" w:rsidP="00905C49">
      <w:pPr>
        <w:spacing w:after="0" w:line="240" w:lineRule="auto"/>
        <w:ind w:left="720" w:hanging="720"/>
        <w:rPr>
          <w:rFonts w:ascii="Calibri" w:hAnsi="Calibri" w:cstheme="minorHAnsi"/>
          <w:noProof/>
          <w:szCs w:val="24"/>
        </w:rPr>
      </w:pPr>
      <w:bookmarkStart w:id="62" w:name="_ENREF_46"/>
      <w:r w:rsidRPr="00905C49">
        <w:rPr>
          <w:rFonts w:ascii="Calibri" w:hAnsi="Calibri" w:cstheme="minorHAnsi"/>
          <w:noProof/>
          <w:szCs w:val="24"/>
        </w:rPr>
        <w:t xml:space="preserve">Riddell, B. R., and coauthors. 2018. Ocean ecology of Chinook Salmon. Pages 555-696 </w:t>
      </w:r>
      <w:r w:rsidRPr="00905C49">
        <w:rPr>
          <w:rFonts w:ascii="Calibri" w:hAnsi="Calibri" w:cstheme="minorHAnsi"/>
          <w:i/>
          <w:noProof/>
          <w:szCs w:val="24"/>
        </w:rPr>
        <w:t>in</w:t>
      </w:r>
      <w:r w:rsidRPr="00905C49">
        <w:rPr>
          <w:rFonts w:ascii="Calibri" w:hAnsi="Calibri" w:cstheme="minorHAnsi"/>
          <w:noProof/>
          <w:szCs w:val="24"/>
        </w:rPr>
        <w:t xml:space="preserve"> R. J. Beamish, editor. The Ocean Ecology of Pacific Salmon and Trout. American Fisheries Society, Bethesda.</w:t>
      </w:r>
      <w:bookmarkEnd w:id="62"/>
    </w:p>
    <w:p w14:paraId="1E9DEBAF" w14:textId="77777777" w:rsidR="00905C49" w:rsidRPr="00905C49" w:rsidRDefault="00905C49" w:rsidP="00905C49">
      <w:pPr>
        <w:spacing w:after="0" w:line="240" w:lineRule="auto"/>
        <w:ind w:left="720" w:hanging="720"/>
        <w:rPr>
          <w:rFonts w:ascii="Calibri" w:hAnsi="Calibri" w:cstheme="minorHAnsi"/>
          <w:noProof/>
          <w:szCs w:val="24"/>
        </w:rPr>
      </w:pPr>
      <w:bookmarkStart w:id="63" w:name="_ENREF_47"/>
      <w:r w:rsidRPr="00905C49">
        <w:rPr>
          <w:rFonts w:ascii="Calibri" w:hAnsi="Calibri" w:cstheme="minorHAnsi"/>
          <w:noProof/>
          <w:szCs w:val="24"/>
        </w:rPr>
        <w:t>Rogers, L. A., and coauthors. 2011. Climate and population density drive changes in cod body size throughout a century on the Norwegian coast. Proceedings of the National Academy of Sciences 108:1961–1966.</w:t>
      </w:r>
      <w:bookmarkEnd w:id="63"/>
    </w:p>
    <w:p w14:paraId="383BB999" w14:textId="77777777" w:rsidR="00905C49" w:rsidRPr="00905C49" w:rsidRDefault="00905C49" w:rsidP="00905C49">
      <w:pPr>
        <w:spacing w:after="0" w:line="240" w:lineRule="auto"/>
        <w:ind w:left="720" w:hanging="720"/>
        <w:rPr>
          <w:rFonts w:ascii="Calibri" w:hAnsi="Calibri" w:cstheme="minorHAnsi"/>
          <w:noProof/>
          <w:szCs w:val="24"/>
        </w:rPr>
      </w:pPr>
      <w:bookmarkStart w:id="64" w:name="_ENREF_48"/>
      <w:r w:rsidRPr="00905C49">
        <w:rPr>
          <w:rFonts w:ascii="Calibri" w:hAnsi="Calibri" w:cstheme="minorHAnsi"/>
          <w:noProof/>
          <w:szCs w:val="24"/>
        </w:rPr>
        <w:t>Rohde, J., K. L. Fresh, and T. P. Quinn. 2014. Factors affecting partial migration in Puget Sound Coho Salmon (</w:t>
      </w:r>
      <w:r w:rsidRPr="00905C49">
        <w:rPr>
          <w:rFonts w:ascii="Calibri" w:hAnsi="Calibri" w:cstheme="minorHAnsi"/>
          <w:i/>
          <w:noProof/>
          <w:szCs w:val="24"/>
        </w:rPr>
        <w:t>Oncorhynchus kisutch</w:t>
      </w:r>
      <w:r w:rsidRPr="00905C49">
        <w:rPr>
          <w:rFonts w:ascii="Calibri" w:hAnsi="Calibri" w:cstheme="minorHAnsi"/>
          <w:noProof/>
          <w:szCs w:val="24"/>
        </w:rPr>
        <w:t>). North American Journal of Fisheries Management 34:559-570.</w:t>
      </w:r>
      <w:bookmarkEnd w:id="64"/>
    </w:p>
    <w:p w14:paraId="23DF0303" w14:textId="77777777" w:rsidR="00905C49" w:rsidRPr="00905C49" w:rsidRDefault="00905C49" w:rsidP="00905C49">
      <w:pPr>
        <w:spacing w:after="0" w:line="240" w:lineRule="auto"/>
        <w:ind w:left="720" w:hanging="720"/>
        <w:rPr>
          <w:rFonts w:ascii="Calibri" w:hAnsi="Calibri" w:cstheme="minorHAnsi"/>
          <w:noProof/>
          <w:szCs w:val="24"/>
        </w:rPr>
      </w:pPr>
      <w:bookmarkStart w:id="65" w:name="_ENREF_49"/>
      <w:r w:rsidRPr="00905C49">
        <w:rPr>
          <w:rFonts w:ascii="Calibri" w:hAnsi="Calibri" w:cstheme="minorHAnsi"/>
          <w:noProof/>
          <w:szCs w:val="24"/>
        </w:rPr>
        <w:t>Roni, P., and T. P. Quinn. 1995. Geographic variation in size and age of North American chinook salmon. North American Journal of Fisheries Management 15:325-345.</w:t>
      </w:r>
      <w:bookmarkEnd w:id="65"/>
    </w:p>
    <w:p w14:paraId="5BC01267" w14:textId="77777777" w:rsidR="00905C49" w:rsidRPr="00905C49" w:rsidRDefault="00905C49" w:rsidP="00905C49">
      <w:pPr>
        <w:spacing w:after="0" w:line="240" w:lineRule="auto"/>
        <w:ind w:left="720" w:hanging="720"/>
        <w:rPr>
          <w:rFonts w:ascii="Calibri" w:hAnsi="Calibri" w:cstheme="minorHAnsi"/>
          <w:noProof/>
          <w:szCs w:val="24"/>
        </w:rPr>
      </w:pPr>
      <w:bookmarkStart w:id="66" w:name="_ENREF_50"/>
      <w:r w:rsidRPr="00905C49">
        <w:rPr>
          <w:rFonts w:ascii="Calibri" w:hAnsi="Calibri" w:cstheme="minorHAnsi"/>
          <w:noProof/>
          <w:szCs w:val="24"/>
        </w:rPr>
        <w:t>Scheuerell, M. D. 2005. Influence of juvenile size on the age at maturity of individually marked wild Chinook salmon. Transactions of the American Fisheries Society 134:999-1004.</w:t>
      </w:r>
      <w:bookmarkEnd w:id="66"/>
    </w:p>
    <w:p w14:paraId="1A16212A" w14:textId="77777777" w:rsidR="00905C49" w:rsidRPr="00905C49" w:rsidRDefault="00905C49" w:rsidP="00905C49">
      <w:pPr>
        <w:spacing w:after="0" w:line="240" w:lineRule="auto"/>
        <w:ind w:left="720" w:hanging="720"/>
        <w:rPr>
          <w:rFonts w:ascii="Calibri" w:hAnsi="Calibri" w:cstheme="minorHAnsi"/>
          <w:noProof/>
          <w:szCs w:val="24"/>
        </w:rPr>
      </w:pPr>
      <w:bookmarkStart w:id="67" w:name="_ENREF_51"/>
      <w:r w:rsidRPr="00905C49">
        <w:rPr>
          <w:rFonts w:ascii="Calibri" w:hAnsi="Calibri" w:cstheme="minorHAnsi"/>
          <w:noProof/>
          <w:szCs w:val="24"/>
        </w:rPr>
        <w:t xml:space="preserve">Sharma, R., and T. P. Quinn. 2012. Linkages between life history type and migration pathways in freshwater and marine environments for Chinook salmon, </w:t>
      </w:r>
      <w:r w:rsidRPr="00905C49">
        <w:rPr>
          <w:rFonts w:ascii="Calibri" w:hAnsi="Calibri" w:cstheme="minorHAnsi"/>
          <w:i/>
          <w:noProof/>
          <w:szCs w:val="24"/>
        </w:rPr>
        <w:t>Oncorhynchus tshawytscha</w:t>
      </w:r>
      <w:r w:rsidRPr="00905C49">
        <w:rPr>
          <w:rFonts w:ascii="Calibri" w:hAnsi="Calibri" w:cstheme="minorHAnsi"/>
          <w:noProof/>
          <w:szCs w:val="24"/>
        </w:rPr>
        <w:t>. Acta Oecologica 41:1-13.</w:t>
      </w:r>
      <w:bookmarkEnd w:id="67"/>
    </w:p>
    <w:p w14:paraId="349FA00A" w14:textId="77777777" w:rsidR="00905C49" w:rsidRPr="00905C49" w:rsidRDefault="00905C49" w:rsidP="00905C49">
      <w:pPr>
        <w:spacing w:after="0" w:line="240" w:lineRule="auto"/>
        <w:ind w:left="720" w:hanging="720"/>
        <w:rPr>
          <w:rFonts w:ascii="Calibri" w:hAnsi="Calibri" w:cstheme="minorHAnsi"/>
          <w:noProof/>
          <w:szCs w:val="24"/>
        </w:rPr>
      </w:pPr>
      <w:bookmarkStart w:id="68" w:name="_ENREF_52"/>
      <w:r w:rsidRPr="00905C49">
        <w:rPr>
          <w:rFonts w:ascii="Calibri" w:hAnsi="Calibri" w:cstheme="minorHAnsi"/>
          <w:noProof/>
          <w:szCs w:val="24"/>
        </w:rPr>
        <w:t>Sharpe, D. M. T., and A. P. Hendry. 2009. Life history changes in commercially exploited fish stocks: an analysis of trends across studies. Evolutionary Applications 2:260-275.</w:t>
      </w:r>
      <w:bookmarkEnd w:id="68"/>
    </w:p>
    <w:p w14:paraId="20609816" w14:textId="77777777" w:rsidR="00905C49" w:rsidRPr="00905C49" w:rsidRDefault="00905C49" w:rsidP="00905C49">
      <w:pPr>
        <w:spacing w:after="0" w:line="240" w:lineRule="auto"/>
        <w:ind w:left="720" w:hanging="720"/>
        <w:rPr>
          <w:rFonts w:ascii="Calibri" w:hAnsi="Calibri" w:cstheme="minorHAnsi"/>
          <w:noProof/>
          <w:szCs w:val="24"/>
        </w:rPr>
      </w:pPr>
      <w:bookmarkStart w:id="69" w:name="_ENREF_53"/>
      <w:r w:rsidRPr="00905C49">
        <w:rPr>
          <w:rFonts w:ascii="Calibri" w:hAnsi="Calibri" w:cstheme="minorHAnsi"/>
          <w:noProof/>
          <w:szCs w:val="24"/>
        </w:rPr>
        <w:t>Shearer, W. M. 1990. The Atlantic salmon (</w:t>
      </w:r>
      <w:r w:rsidRPr="00905C49">
        <w:rPr>
          <w:rFonts w:ascii="Calibri" w:hAnsi="Calibri" w:cstheme="minorHAnsi"/>
          <w:i/>
          <w:noProof/>
          <w:szCs w:val="24"/>
        </w:rPr>
        <w:t>Salmo salar</w:t>
      </w:r>
      <w:r w:rsidRPr="00905C49">
        <w:rPr>
          <w:rFonts w:ascii="Calibri" w:hAnsi="Calibri" w:cstheme="minorHAnsi"/>
          <w:noProof/>
          <w:szCs w:val="24"/>
        </w:rPr>
        <w:t xml:space="preserve"> L.) of the North Esk with particular reference to the relationship between river and sea age and time of return to home waters. Fisheries Research 10:93-123.</w:t>
      </w:r>
      <w:bookmarkEnd w:id="69"/>
    </w:p>
    <w:p w14:paraId="47FD6423" w14:textId="77777777" w:rsidR="00905C49" w:rsidRPr="00905C49" w:rsidRDefault="00905C49" w:rsidP="00905C49">
      <w:pPr>
        <w:spacing w:after="0" w:line="240" w:lineRule="auto"/>
        <w:ind w:left="720" w:hanging="720"/>
        <w:rPr>
          <w:rFonts w:ascii="Calibri" w:hAnsi="Calibri" w:cstheme="minorHAnsi"/>
          <w:noProof/>
          <w:szCs w:val="24"/>
        </w:rPr>
      </w:pPr>
      <w:bookmarkStart w:id="70" w:name="_ENREF_54"/>
      <w:r w:rsidRPr="00905C49">
        <w:rPr>
          <w:rFonts w:ascii="Calibri" w:hAnsi="Calibri" w:cstheme="minorHAnsi"/>
          <w:noProof/>
          <w:szCs w:val="24"/>
        </w:rPr>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70"/>
    </w:p>
    <w:p w14:paraId="6C7EC38F" w14:textId="77777777" w:rsidR="00905C49" w:rsidRPr="00905C49" w:rsidRDefault="00905C49" w:rsidP="00905C49">
      <w:pPr>
        <w:spacing w:after="0" w:line="240" w:lineRule="auto"/>
        <w:ind w:left="720" w:hanging="720"/>
        <w:rPr>
          <w:rFonts w:ascii="Calibri" w:hAnsi="Calibri" w:cstheme="minorHAnsi"/>
          <w:noProof/>
          <w:szCs w:val="24"/>
        </w:rPr>
      </w:pPr>
      <w:bookmarkStart w:id="71" w:name="_ENREF_55"/>
      <w:r w:rsidRPr="00905C49">
        <w:rPr>
          <w:rFonts w:ascii="Calibri" w:hAnsi="Calibri" w:cstheme="minorHAnsi"/>
          <w:noProof/>
          <w:szCs w:val="24"/>
        </w:rPr>
        <w:t>Siegel, J. E., M. V. McPhee, and M. D. Adkison. 2017. Evidence that marine temperatures influence growth and maturation of Western Alaskan Chinook Salmon. Marine and Coastal Fisheries 9:441-456.</w:t>
      </w:r>
      <w:bookmarkEnd w:id="71"/>
    </w:p>
    <w:p w14:paraId="775CB05F" w14:textId="77777777" w:rsidR="00905C49" w:rsidRPr="00905C49" w:rsidRDefault="00905C49" w:rsidP="00905C49">
      <w:pPr>
        <w:spacing w:after="0" w:line="240" w:lineRule="auto"/>
        <w:ind w:left="720" w:hanging="720"/>
        <w:rPr>
          <w:rFonts w:ascii="Calibri" w:hAnsi="Calibri" w:cstheme="minorHAnsi"/>
          <w:noProof/>
          <w:szCs w:val="24"/>
        </w:rPr>
      </w:pPr>
      <w:bookmarkStart w:id="72" w:name="_ENREF_56"/>
      <w:r w:rsidRPr="00905C49">
        <w:rPr>
          <w:rFonts w:ascii="Calibri" w:hAnsi="Calibri" w:cstheme="minorHAnsi"/>
          <w:noProof/>
          <w:szCs w:val="24"/>
        </w:rPr>
        <w:t xml:space="preserve">Summers, D. W. 1995. Long-term changes in the sea-age at maturity and seasonal time of return of salmon, </w:t>
      </w:r>
      <w:r w:rsidRPr="00905C49">
        <w:rPr>
          <w:rFonts w:ascii="Calibri" w:hAnsi="Calibri" w:cstheme="minorHAnsi"/>
          <w:i/>
          <w:noProof/>
          <w:szCs w:val="24"/>
        </w:rPr>
        <w:t>Salmo salar</w:t>
      </w:r>
      <w:r w:rsidRPr="00905C49">
        <w:rPr>
          <w:rFonts w:ascii="Calibri" w:hAnsi="Calibri" w:cstheme="minorHAnsi"/>
          <w:noProof/>
          <w:szCs w:val="24"/>
        </w:rPr>
        <w:t xml:space="preserve"> L., to Scottish rivers. Fisheries Management and Ecology 2:147-155.</w:t>
      </w:r>
      <w:bookmarkEnd w:id="72"/>
    </w:p>
    <w:p w14:paraId="724415E6" w14:textId="77777777" w:rsidR="00905C49" w:rsidRPr="00905C49" w:rsidRDefault="00905C49" w:rsidP="00905C49">
      <w:pPr>
        <w:spacing w:after="0" w:line="240" w:lineRule="auto"/>
        <w:ind w:left="720" w:hanging="720"/>
        <w:rPr>
          <w:rFonts w:ascii="Calibri" w:hAnsi="Calibri" w:cstheme="minorHAnsi"/>
          <w:noProof/>
          <w:szCs w:val="24"/>
        </w:rPr>
      </w:pPr>
      <w:bookmarkStart w:id="73" w:name="_ENREF_57"/>
      <w:r w:rsidRPr="00905C49">
        <w:rPr>
          <w:rFonts w:ascii="Calibri" w:hAnsi="Calibri" w:cstheme="minorHAnsi"/>
          <w:noProof/>
          <w:szCs w:val="24"/>
        </w:rPr>
        <w:t>Swain, D. P., A. F. Sinclair, and J. M. Hanson. 2007. Evolutionary response to size-selective mortality in an exploited fish population. Proceedings of the Royal Society B 274:1015-1022.</w:t>
      </w:r>
      <w:bookmarkEnd w:id="73"/>
    </w:p>
    <w:p w14:paraId="7C45B856" w14:textId="77777777" w:rsidR="00905C49" w:rsidRPr="00905C49" w:rsidRDefault="00905C49" w:rsidP="00905C49">
      <w:pPr>
        <w:spacing w:after="0" w:line="240" w:lineRule="auto"/>
        <w:ind w:left="720" w:hanging="720"/>
        <w:rPr>
          <w:rFonts w:ascii="Calibri" w:hAnsi="Calibri" w:cstheme="minorHAnsi"/>
          <w:noProof/>
          <w:szCs w:val="24"/>
        </w:rPr>
      </w:pPr>
      <w:bookmarkStart w:id="74" w:name="_ENREF_58"/>
      <w:r w:rsidRPr="00905C49">
        <w:rPr>
          <w:rFonts w:ascii="Calibri" w:hAnsi="Calibri" w:cstheme="minorHAnsi"/>
          <w:noProof/>
          <w:szCs w:val="24"/>
        </w:rPr>
        <w:t>Tattam, I. A., J. R. Ruzycki, J. L. McCormick, and R. W. Carmichael. 2015. Length and condition of wild Chinook salmon smolts influence age at maturity. Transactions of the American Fisheries Society 144:1237-1248.</w:t>
      </w:r>
      <w:bookmarkEnd w:id="74"/>
    </w:p>
    <w:p w14:paraId="573063E6" w14:textId="77777777" w:rsidR="00905C49" w:rsidRPr="00905C49" w:rsidRDefault="00905C49" w:rsidP="00905C49">
      <w:pPr>
        <w:spacing w:after="0" w:line="240" w:lineRule="auto"/>
        <w:ind w:left="720" w:hanging="720"/>
        <w:rPr>
          <w:rFonts w:ascii="Calibri" w:hAnsi="Calibri" w:cstheme="minorHAnsi"/>
          <w:noProof/>
          <w:szCs w:val="24"/>
        </w:rPr>
      </w:pPr>
      <w:bookmarkStart w:id="75" w:name="_ENREF_59"/>
      <w:r w:rsidRPr="00905C49">
        <w:rPr>
          <w:rFonts w:ascii="Calibri" w:hAnsi="Calibri" w:cstheme="minorHAnsi"/>
          <w:noProof/>
          <w:szCs w:val="24"/>
        </w:rPr>
        <w:lastRenderedPageBreak/>
        <w:t>Todd, I. S. P., and P. A. Larkin. 1971. Gillnet selectivity on sockeye (</w:t>
      </w:r>
      <w:r w:rsidRPr="00905C49">
        <w:rPr>
          <w:rFonts w:ascii="Calibri" w:hAnsi="Calibri" w:cstheme="minorHAnsi"/>
          <w:i/>
          <w:noProof/>
          <w:szCs w:val="24"/>
        </w:rPr>
        <w:t>Oncorhynchus nerka</w:t>
      </w:r>
      <w:r w:rsidRPr="00905C49">
        <w:rPr>
          <w:rFonts w:ascii="Calibri" w:hAnsi="Calibri" w:cstheme="minorHAnsi"/>
          <w:noProof/>
          <w:szCs w:val="24"/>
        </w:rPr>
        <w:t>) and pink salmon (</w:t>
      </w:r>
      <w:r w:rsidRPr="00905C49">
        <w:rPr>
          <w:rFonts w:ascii="Calibri" w:hAnsi="Calibri" w:cstheme="minorHAnsi"/>
          <w:i/>
          <w:noProof/>
          <w:szCs w:val="24"/>
        </w:rPr>
        <w:t>O. gorbuscha</w:t>
      </w:r>
      <w:r w:rsidRPr="00905C49">
        <w:rPr>
          <w:rFonts w:ascii="Calibri" w:hAnsi="Calibri" w:cstheme="minorHAnsi"/>
          <w:noProof/>
          <w:szCs w:val="24"/>
        </w:rPr>
        <w:t>) of the Skeena River system, British Columbia. Journal of the Fisheries Research Board of Canada 28:821-842.</w:t>
      </w:r>
      <w:bookmarkEnd w:id="75"/>
    </w:p>
    <w:p w14:paraId="4F1E9393" w14:textId="77777777" w:rsidR="00905C49" w:rsidRPr="00905C49" w:rsidRDefault="00905C49" w:rsidP="00905C49">
      <w:pPr>
        <w:spacing w:after="0" w:line="240" w:lineRule="auto"/>
        <w:ind w:left="720" w:hanging="720"/>
        <w:rPr>
          <w:rFonts w:ascii="Calibri" w:hAnsi="Calibri" w:cstheme="minorHAnsi"/>
          <w:noProof/>
          <w:szCs w:val="24"/>
        </w:rPr>
      </w:pPr>
      <w:bookmarkStart w:id="76" w:name="_ENREF_60"/>
      <w:r w:rsidRPr="00905C49">
        <w:rPr>
          <w:rFonts w:ascii="Calibri" w:hAnsi="Calibri" w:cstheme="minorHAns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76"/>
    </w:p>
    <w:p w14:paraId="0FBCF56C" w14:textId="77777777" w:rsidR="00905C49" w:rsidRPr="00905C49" w:rsidRDefault="00905C49" w:rsidP="00905C49">
      <w:pPr>
        <w:spacing w:after="0" w:line="240" w:lineRule="auto"/>
        <w:ind w:left="720" w:hanging="720"/>
        <w:rPr>
          <w:rFonts w:ascii="Calibri" w:hAnsi="Calibri" w:cstheme="minorHAnsi"/>
          <w:noProof/>
          <w:szCs w:val="24"/>
        </w:rPr>
      </w:pPr>
      <w:bookmarkStart w:id="77" w:name="_ENREF_61"/>
      <w:r w:rsidRPr="00905C49">
        <w:rPr>
          <w:rFonts w:ascii="Calibri" w:hAnsi="Calibri" w:cstheme="minorHAnsi"/>
          <w:noProof/>
          <w:szCs w:val="24"/>
        </w:rPr>
        <w:t>Weitkamp, L. 2012. Marine distributions of coho and Chinook salmon inferred from coded wire tag recoveries. American Fisheries Society Symposium 76:191-214.</w:t>
      </w:r>
      <w:bookmarkEnd w:id="77"/>
    </w:p>
    <w:p w14:paraId="44F76105" w14:textId="77777777" w:rsidR="00905C49" w:rsidRPr="00905C49" w:rsidRDefault="00905C49" w:rsidP="00905C49">
      <w:pPr>
        <w:spacing w:after="0" w:line="240" w:lineRule="auto"/>
        <w:ind w:left="720" w:hanging="720"/>
        <w:rPr>
          <w:rFonts w:ascii="Calibri" w:hAnsi="Calibri" w:cstheme="minorHAnsi"/>
          <w:noProof/>
          <w:szCs w:val="24"/>
        </w:rPr>
      </w:pPr>
      <w:bookmarkStart w:id="78" w:name="_ENREF_62"/>
      <w:r w:rsidRPr="00905C49">
        <w:rPr>
          <w:rFonts w:ascii="Calibri" w:hAnsi="Calibri" w:cstheme="minorHAnsi"/>
          <w:noProof/>
          <w:szCs w:val="24"/>
        </w:rPr>
        <w:t>Weitkamp, L. A. 2009. Marine distributions of Chinook salmon from the west coast of North America determined by coded wire tag recoveries. Transactions of the American Fisheries Society 139:147-170.</w:t>
      </w:r>
      <w:bookmarkEnd w:id="78"/>
    </w:p>
    <w:p w14:paraId="195D36F5" w14:textId="77777777" w:rsidR="00905C49" w:rsidRPr="00905C49" w:rsidRDefault="00905C49" w:rsidP="00905C49">
      <w:pPr>
        <w:spacing w:after="0" w:line="240" w:lineRule="auto"/>
        <w:ind w:left="720" w:hanging="720"/>
        <w:rPr>
          <w:rFonts w:ascii="Calibri" w:hAnsi="Calibri" w:cstheme="minorHAnsi"/>
          <w:noProof/>
          <w:szCs w:val="24"/>
        </w:rPr>
      </w:pPr>
      <w:bookmarkStart w:id="79" w:name="_ENREF_63"/>
      <w:r w:rsidRPr="00905C49">
        <w:rPr>
          <w:rFonts w:ascii="Calibri" w:hAnsi="Calibri" w:cstheme="minorHAnsi"/>
          <w:noProof/>
          <w:szCs w:val="24"/>
        </w:rPr>
        <w:t>Welch, D. W., A. D. Porter, and E. L. Rechisky. 2021. A synthesis of the coast-wide decline in survival of West Coast Chinook Salmon (</w:t>
      </w:r>
      <w:r w:rsidRPr="00905C49">
        <w:rPr>
          <w:rFonts w:ascii="Calibri" w:hAnsi="Calibri" w:cstheme="minorHAnsi"/>
          <w:i/>
          <w:noProof/>
          <w:szCs w:val="24"/>
        </w:rPr>
        <w:t>Oncorhynchus tshawytscha</w:t>
      </w:r>
      <w:r w:rsidRPr="00905C49">
        <w:rPr>
          <w:rFonts w:ascii="Calibri" w:hAnsi="Calibri" w:cstheme="minorHAnsi"/>
          <w:noProof/>
          <w:szCs w:val="24"/>
        </w:rPr>
        <w:t>, Salmonidae). Fish and Fisheries 22:194-211.</w:t>
      </w:r>
      <w:bookmarkEnd w:id="79"/>
    </w:p>
    <w:p w14:paraId="28F75DF3" w14:textId="77777777" w:rsidR="00905C49" w:rsidRPr="00905C49" w:rsidRDefault="00905C49" w:rsidP="00905C49">
      <w:pPr>
        <w:spacing w:line="240" w:lineRule="auto"/>
        <w:ind w:left="720" w:hanging="720"/>
        <w:rPr>
          <w:rFonts w:ascii="Calibri" w:hAnsi="Calibri" w:cstheme="minorHAnsi"/>
          <w:noProof/>
          <w:szCs w:val="24"/>
        </w:rPr>
      </w:pPr>
      <w:bookmarkStart w:id="80" w:name="_ENREF_64"/>
      <w:r w:rsidRPr="00905C49">
        <w:rPr>
          <w:rFonts w:ascii="Calibri" w:hAnsi="Calibri" w:cstheme="minorHAnsi"/>
          <w:noProof/>
          <w:szCs w:val="24"/>
        </w:rPr>
        <w:t>Wells, B. K., C. B. Grimes, J. Sneva, S. McPherson, and J. B. Waldvogel. 2008. Relationships between oceanic conditions and growth of Chinook salmon (</w:t>
      </w:r>
      <w:r w:rsidRPr="00905C49">
        <w:rPr>
          <w:rFonts w:ascii="Calibri" w:hAnsi="Calibri" w:cstheme="minorHAnsi"/>
          <w:i/>
          <w:noProof/>
          <w:szCs w:val="24"/>
        </w:rPr>
        <w:t>Oncorhynchus tshawytscha</w:t>
      </w:r>
      <w:r w:rsidRPr="00905C49">
        <w:rPr>
          <w:rFonts w:ascii="Calibri" w:hAnsi="Calibri" w:cstheme="minorHAnsi"/>
          <w:noProof/>
          <w:szCs w:val="24"/>
        </w:rPr>
        <w:t>) from California, Washington, and Alaska, USA. Fisheries Oceanography 17:101-125.</w:t>
      </w:r>
      <w:bookmarkEnd w:id="80"/>
    </w:p>
    <w:p w14:paraId="2A20DA8E" w14:textId="5B6E13B8" w:rsidR="00905C49" w:rsidRDefault="00905C49" w:rsidP="00905C49">
      <w:pPr>
        <w:spacing w:line="240" w:lineRule="auto"/>
        <w:rPr>
          <w:rFonts w:ascii="Calibri" w:hAnsi="Calibri" w:cstheme="minorHAnsi"/>
          <w:noProof/>
          <w:szCs w:val="24"/>
        </w:rPr>
      </w:pPr>
    </w:p>
    <w:p w14:paraId="0CC6CA95" w14:textId="5A22C0CE"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uthor" w:initials="A">
    <w:p w14:paraId="786387DC" w14:textId="1A36CF24" w:rsidR="00193A30" w:rsidRDefault="00193A30">
      <w:pPr>
        <w:pStyle w:val="CommentText"/>
      </w:pPr>
      <w:r>
        <w:rPr>
          <w:rStyle w:val="CommentReference"/>
        </w:rPr>
        <w:annotationRef/>
      </w:r>
      <w:r>
        <w:t>Need to update when we have the DOI.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6387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6387DC" w16cid:durableId="25CC85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E5B3B" w14:textId="77777777" w:rsidR="0068247F" w:rsidRDefault="0068247F" w:rsidP="00456F98">
      <w:pPr>
        <w:spacing w:after="0" w:line="240" w:lineRule="auto"/>
      </w:pPr>
      <w:r>
        <w:separator/>
      </w:r>
    </w:p>
  </w:endnote>
  <w:endnote w:type="continuationSeparator" w:id="0">
    <w:p w14:paraId="484A9B00" w14:textId="77777777" w:rsidR="0068247F" w:rsidRDefault="0068247F"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84F5" w14:textId="77777777" w:rsidR="0068247F" w:rsidRDefault="0068247F" w:rsidP="00456F98">
      <w:pPr>
        <w:spacing w:after="0" w:line="240" w:lineRule="auto"/>
      </w:pPr>
      <w:r>
        <w:separator/>
      </w:r>
    </w:p>
  </w:footnote>
  <w:footnote w:type="continuationSeparator" w:id="0">
    <w:p w14:paraId="05252230" w14:textId="77777777" w:rsidR="0068247F" w:rsidRDefault="0068247F" w:rsidP="00456F98">
      <w:pPr>
        <w:spacing w:after="0" w:line="240" w:lineRule="auto"/>
      </w:pPr>
      <w:r>
        <w:continuationSeparator/>
      </w:r>
    </w:p>
  </w:footnote>
  <w:footnote w:id="1">
    <w:p w14:paraId="529CF955" w14:textId="443647FA" w:rsidR="00816490" w:rsidRDefault="00816490">
      <w:pPr>
        <w:pStyle w:val="FootnoteText"/>
      </w:pPr>
      <w:r>
        <w:rPr>
          <w:rStyle w:val="FootnoteReference"/>
        </w:rPr>
        <w:footnoteRef/>
      </w:r>
      <w:r>
        <w:t xml:space="preserve"> This word refers to the practice of getting something without paying, as in sponging or cadging.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603681"/>
      <w:docPartObj>
        <w:docPartGallery w:val="Page Numbers (Top of Page)"/>
        <w:docPartUnique/>
      </w:docPartObj>
    </w:sdtPr>
    <w:sdtEndPr>
      <w:rPr>
        <w:noProof/>
      </w:rPr>
    </w:sdtEndPr>
    <w:sdtContent>
      <w:p w14:paraId="4102D667" w14:textId="328D7C6C" w:rsidR="00816490" w:rsidRDefault="00816490">
        <w:pPr>
          <w:pStyle w:val="Header"/>
          <w:jc w:val="right"/>
        </w:pPr>
        <w:r>
          <w:fldChar w:fldCharType="begin"/>
        </w:r>
        <w:r>
          <w:instrText xml:space="preserve"> PAGE   \* MERGEFORMAT </w:instrText>
        </w:r>
        <w:r>
          <w:fldChar w:fldCharType="separate"/>
        </w:r>
        <w:r w:rsidR="00905C49">
          <w:rPr>
            <w:noProof/>
          </w:rPr>
          <w:t>23</w:t>
        </w:r>
        <w:r>
          <w:rPr>
            <w:noProof/>
          </w:rPr>
          <w:fldChar w:fldCharType="end"/>
        </w:r>
      </w:p>
    </w:sdtContent>
  </w:sdt>
  <w:p w14:paraId="24E804C9" w14:textId="77777777" w:rsidR="00816490" w:rsidRDefault="008164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64&lt;/item&gt;&lt;item&gt;2780&lt;/item&gt;&lt;item&gt;2793&lt;/item&gt;&lt;item&gt;2807&lt;/item&gt;&lt;item&gt;2833&lt;/item&gt;&lt;item&gt;3008&lt;/item&gt;&lt;item&gt;3009&lt;/item&gt;&lt;item&gt;3053&lt;/item&gt;&lt;item&gt;3369&lt;/item&gt;&lt;item&gt;3422&lt;/item&gt;&lt;item&gt;3462&lt;/item&gt;&lt;item&gt;3552&lt;/item&gt;&lt;item&gt;3553&lt;/item&gt;&lt;item&gt;3556&lt;/item&gt;&lt;item&gt;3857&lt;/item&gt;&lt;item&gt;4078&lt;/item&gt;&lt;item&gt;4126&lt;/item&gt;&lt;item&gt;4142&lt;/item&gt;&lt;item&gt;4178&lt;/item&gt;&lt;item&gt;4267&lt;/item&gt;&lt;item&gt;4363&lt;/item&gt;&lt;item&gt;4377&lt;/item&gt;&lt;item&gt;4410&lt;/item&gt;&lt;item&gt;4572&lt;/item&gt;&lt;item&gt;4874&lt;/item&gt;&lt;item&gt;4876&lt;/item&gt;&lt;item&gt;5023&lt;/item&gt;&lt;item&gt;5024&lt;/item&gt;&lt;item&gt;5049&lt;/item&gt;&lt;item&gt;5574&lt;/item&gt;&lt;item&gt;5712&lt;/item&gt;&lt;item&gt;5747&lt;/item&gt;&lt;item&gt;5818&lt;/item&gt;&lt;item&gt;5868&lt;/item&gt;&lt;item&gt;5883&lt;/item&gt;&lt;item&gt;5902&lt;/item&gt;&lt;item&gt;5939&lt;/item&gt;&lt;item&gt;6065&lt;/item&gt;&lt;item&gt;6094&lt;/item&gt;&lt;item&gt;6281&lt;/item&gt;&lt;item&gt;6442&lt;/item&gt;&lt;item&gt;6486&lt;/item&gt;&lt;item&gt;6488&lt;/item&gt;&lt;item&gt;6600&lt;/item&gt;&lt;item&gt;6850&lt;/item&gt;&lt;item&gt;6889&lt;/item&gt;&lt;item&gt;6932&lt;/item&gt;&lt;item&gt;6976&lt;/item&gt;&lt;item&gt;6984&lt;/item&gt;&lt;item&gt;7021&lt;/item&gt;&lt;item&gt;7263&lt;/item&gt;&lt;item&gt;7265&lt;/item&gt;&lt;item&gt;7303&lt;/item&gt;&lt;item&gt;7308&lt;/item&gt;&lt;item&gt;7309&lt;/item&gt;&lt;item&gt;7330&lt;/item&gt;&lt;item&gt;7331&lt;/item&gt;&lt;item&gt;7332&lt;/item&gt;&lt;item&gt;7333&lt;/item&gt;&lt;/record-ids&gt;&lt;/item&gt;&lt;/Libraries&gt;"/>
  </w:docVars>
  <w:rsids>
    <w:rsidRoot w:val="001003B7"/>
    <w:rsid w:val="000009DA"/>
    <w:rsid w:val="00001546"/>
    <w:rsid w:val="000015B6"/>
    <w:rsid w:val="00004849"/>
    <w:rsid w:val="00004A75"/>
    <w:rsid w:val="000139DD"/>
    <w:rsid w:val="00020339"/>
    <w:rsid w:val="00021F92"/>
    <w:rsid w:val="00027512"/>
    <w:rsid w:val="0003138B"/>
    <w:rsid w:val="000324B1"/>
    <w:rsid w:val="000412C3"/>
    <w:rsid w:val="00041741"/>
    <w:rsid w:val="0005408F"/>
    <w:rsid w:val="00055B0D"/>
    <w:rsid w:val="00055FFE"/>
    <w:rsid w:val="000750D9"/>
    <w:rsid w:val="0008730A"/>
    <w:rsid w:val="00090E77"/>
    <w:rsid w:val="00093E4F"/>
    <w:rsid w:val="000A18D2"/>
    <w:rsid w:val="000B05D9"/>
    <w:rsid w:val="000B28E7"/>
    <w:rsid w:val="000B29F7"/>
    <w:rsid w:val="000C78DC"/>
    <w:rsid w:val="000D3B8E"/>
    <w:rsid w:val="000D6024"/>
    <w:rsid w:val="000E6218"/>
    <w:rsid w:val="000E6CB5"/>
    <w:rsid w:val="000F0957"/>
    <w:rsid w:val="000F1D8E"/>
    <w:rsid w:val="000F4034"/>
    <w:rsid w:val="000F50DC"/>
    <w:rsid w:val="001003B7"/>
    <w:rsid w:val="00112437"/>
    <w:rsid w:val="00114236"/>
    <w:rsid w:val="00114974"/>
    <w:rsid w:val="0012108C"/>
    <w:rsid w:val="0012248C"/>
    <w:rsid w:val="001235B5"/>
    <w:rsid w:val="001246C0"/>
    <w:rsid w:val="00125401"/>
    <w:rsid w:val="001259AE"/>
    <w:rsid w:val="0013714C"/>
    <w:rsid w:val="00147B10"/>
    <w:rsid w:val="00175A04"/>
    <w:rsid w:val="00183E0D"/>
    <w:rsid w:val="00193A30"/>
    <w:rsid w:val="00194A6F"/>
    <w:rsid w:val="001A1C66"/>
    <w:rsid w:val="001A7B87"/>
    <w:rsid w:val="001C6AED"/>
    <w:rsid w:val="001C7722"/>
    <w:rsid w:val="001D7239"/>
    <w:rsid w:val="001F07E2"/>
    <w:rsid w:val="001F68A4"/>
    <w:rsid w:val="00201068"/>
    <w:rsid w:val="00201FD8"/>
    <w:rsid w:val="0021709E"/>
    <w:rsid w:val="00226FEC"/>
    <w:rsid w:val="00231DF9"/>
    <w:rsid w:val="002329B6"/>
    <w:rsid w:val="00234346"/>
    <w:rsid w:val="00236269"/>
    <w:rsid w:val="00237A5C"/>
    <w:rsid w:val="0024596F"/>
    <w:rsid w:val="00261E99"/>
    <w:rsid w:val="002651E7"/>
    <w:rsid w:val="00265322"/>
    <w:rsid w:val="002657A7"/>
    <w:rsid w:val="0027063D"/>
    <w:rsid w:val="002707C1"/>
    <w:rsid w:val="0027641E"/>
    <w:rsid w:val="00280658"/>
    <w:rsid w:val="0028312E"/>
    <w:rsid w:val="00286385"/>
    <w:rsid w:val="002B4589"/>
    <w:rsid w:val="002C3E6A"/>
    <w:rsid w:val="002D4EFE"/>
    <w:rsid w:val="002E0A76"/>
    <w:rsid w:val="002E1325"/>
    <w:rsid w:val="002E264D"/>
    <w:rsid w:val="002F4AD9"/>
    <w:rsid w:val="00317001"/>
    <w:rsid w:val="00325FBD"/>
    <w:rsid w:val="00327E20"/>
    <w:rsid w:val="00331DC3"/>
    <w:rsid w:val="003324D6"/>
    <w:rsid w:val="00335F62"/>
    <w:rsid w:val="003439FA"/>
    <w:rsid w:val="00346B34"/>
    <w:rsid w:val="003471C9"/>
    <w:rsid w:val="00366502"/>
    <w:rsid w:val="00370347"/>
    <w:rsid w:val="00381AE2"/>
    <w:rsid w:val="00382A7C"/>
    <w:rsid w:val="00382B71"/>
    <w:rsid w:val="00383720"/>
    <w:rsid w:val="003844B8"/>
    <w:rsid w:val="00386647"/>
    <w:rsid w:val="003970E6"/>
    <w:rsid w:val="003A29B6"/>
    <w:rsid w:val="003B12FE"/>
    <w:rsid w:val="003B4216"/>
    <w:rsid w:val="003B7F94"/>
    <w:rsid w:val="003D38D8"/>
    <w:rsid w:val="003D6ABF"/>
    <w:rsid w:val="003E0210"/>
    <w:rsid w:val="003F27B5"/>
    <w:rsid w:val="003F6157"/>
    <w:rsid w:val="00405DD6"/>
    <w:rsid w:val="004060E0"/>
    <w:rsid w:val="00411FE4"/>
    <w:rsid w:val="004141B7"/>
    <w:rsid w:val="004146A5"/>
    <w:rsid w:val="00415604"/>
    <w:rsid w:val="00420120"/>
    <w:rsid w:val="004265F0"/>
    <w:rsid w:val="004307BE"/>
    <w:rsid w:val="00434FDF"/>
    <w:rsid w:val="004350B2"/>
    <w:rsid w:val="004427F1"/>
    <w:rsid w:val="00442C58"/>
    <w:rsid w:val="00453A1A"/>
    <w:rsid w:val="00454121"/>
    <w:rsid w:val="00456B96"/>
    <w:rsid w:val="00456F98"/>
    <w:rsid w:val="00482569"/>
    <w:rsid w:val="00482647"/>
    <w:rsid w:val="0048766E"/>
    <w:rsid w:val="00494076"/>
    <w:rsid w:val="00497733"/>
    <w:rsid w:val="004A0048"/>
    <w:rsid w:val="004C1643"/>
    <w:rsid w:val="004C353B"/>
    <w:rsid w:val="004C6759"/>
    <w:rsid w:val="004D06C6"/>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97781"/>
    <w:rsid w:val="005A3515"/>
    <w:rsid w:val="005A4311"/>
    <w:rsid w:val="005D5E28"/>
    <w:rsid w:val="005D7069"/>
    <w:rsid w:val="005D7F29"/>
    <w:rsid w:val="005E15C0"/>
    <w:rsid w:val="005E1CDA"/>
    <w:rsid w:val="005E58F6"/>
    <w:rsid w:val="005F0DD6"/>
    <w:rsid w:val="005F7BA1"/>
    <w:rsid w:val="00606AEB"/>
    <w:rsid w:val="00612D02"/>
    <w:rsid w:val="00621D52"/>
    <w:rsid w:val="00627FF0"/>
    <w:rsid w:val="006420E8"/>
    <w:rsid w:val="0065380C"/>
    <w:rsid w:val="0065556B"/>
    <w:rsid w:val="00656269"/>
    <w:rsid w:val="0066516F"/>
    <w:rsid w:val="006663BE"/>
    <w:rsid w:val="0067753B"/>
    <w:rsid w:val="0068247F"/>
    <w:rsid w:val="006847F4"/>
    <w:rsid w:val="006A45D6"/>
    <w:rsid w:val="006A633B"/>
    <w:rsid w:val="006A7111"/>
    <w:rsid w:val="006B0B11"/>
    <w:rsid w:val="006C65F9"/>
    <w:rsid w:val="006E272E"/>
    <w:rsid w:val="006F09CB"/>
    <w:rsid w:val="00700BE4"/>
    <w:rsid w:val="00713C63"/>
    <w:rsid w:val="0071583B"/>
    <w:rsid w:val="00724F89"/>
    <w:rsid w:val="00731B5B"/>
    <w:rsid w:val="007360D4"/>
    <w:rsid w:val="00745189"/>
    <w:rsid w:val="00747F13"/>
    <w:rsid w:val="0075096F"/>
    <w:rsid w:val="00750A9B"/>
    <w:rsid w:val="00753954"/>
    <w:rsid w:val="00754627"/>
    <w:rsid w:val="00760F43"/>
    <w:rsid w:val="00781291"/>
    <w:rsid w:val="00786DDF"/>
    <w:rsid w:val="0079416F"/>
    <w:rsid w:val="00796FD2"/>
    <w:rsid w:val="007B44DB"/>
    <w:rsid w:val="007C0555"/>
    <w:rsid w:val="007C7C9F"/>
    <w:rsid w:val="007D02BF"/>
    <w:rsid w:val="007D1805"/>
    <w:rsid w:val="007D25A4"/>
    <w:rsid w:val="007D7089"/>
    <w:rsid w:val="007E0EE7"/>
    <w:rsid w:val="007F1D7D"/>
    <w:rsid w:val="007F2611"/>
    <w:rsid w:val="00805CAC"/>
    <w:rsid w:val="00805D7C"/>
    <w:rsid w:val="00816490"/>
    <w:rsid w:val="00816BCE"/>
    <w:rsid w:val="00822998"/>
    <w:rsid w:val="00826197"/>
    <w:rsid w:val="00827F45"/>
    <w:rsid w:val="008300F5"/>
    <w:rsid w:val="00830E48"/>
    <w:rsid w:val="00836359"/>
    <w:rsid w:val="00841798"/>
    <w:rsid w:val="008466D6"/>
    <w:rsid w:val="00856C53"/>
    <w:rsid w:val="00857D9E"/>
    <w:rsid w:val="00884919"/>
    <w:rsid w:val="00885949"/>
    <w:rsid w:val="008879CF"/>
    <w:rsid w:val="00891D0F"/>
    <w:rsid w:val="00893F07"/>
    <w:rsid w:val="008A1DE0"/>
    <w:rsid w:val="008A26C3"/>
    <w:rsid w:val="008B7362"/>
    <w:rsid w:val="008C2BAD"/>
    <w:rsid w:val="008D26FA"/>
    <w:rsid w:val="008D6028"/>
    <w:rsid w:val="008E51ED"/>
    <w:rsid w:val="008E76CA"/>
    <w:rsid w:val="008F7A6D"/>
    <w:rsid w:val="009046B8"/>
    <w:rsid w:val="00905C49"/>
    <w:rsid w:val="009211D0"/>
    <w:rsid w:val="00961DF5"/>
    <w:rsid w:val="009640B7"/>
    <w:rsid w:val="00972380"/>
    <w:rsid w:val="00973BAA"/>
    <w:rsid w:val="009838D8"/>
    <w:rsid w:val="00984F48"/>
    <w:rsid w:val="00994D99"/>
    <w:rsid w:val="009A2903"/>
    <w:rsid w:val="009A6048"/>
    <w:rsid w:val="009C13D9"/>
    <w:rsid w:val="009C6118"/>
    <w:rsid w:val="009C6D45"/>
    <w:rsid w:val="009D0158"/>
    <w:rsid w:val="009D3592"/>
    <w:rsid w:val="009E56D3"/>
    <w:rsid w:val="009E5771"/>
    <w:rsid w:val="009E5812"/>
    <w:rsid w:val="009F249D"/>
    <w:rsid w:val="00A0008B"/>
    <w:rsid w:val="00A03648"/>
    <w:rsid w:val="00A11853"/>
    <w:rsid w:val="00A20952"/>
    <w:rsid w:val="00A21BF2"/>
    <w:rsid w:val="00A22E34"/>
    <w:rsid w:val="00A26F33"/>
    <w:rsid w:val="00A277AA"/>
    <w:rsid w:val="00A34DA1"/>
    <w:rsid w:val="00A459CD"/>
    <w:rsid w:val="00A62925"/>
    <w:rsid w:val="00A7070E"/>
    <w:rsid w:val="00A73952"/>
    <w:rsid w:val="00A81C5B"/>
    <w:rsid w:val="00A850E0"/>
    <w:rsid w:val="00A85F93"/>
    <w:rsid w:val="00A9582B"/>
    <w:rsid w:val="00A96B4E"/>
    <w:rsid w:val="00AA0A83"/>
    <w:rsid w:val="00AA5B54"/>
    <w:rsid w:val="00AB1AFF"/>
    <w:rsid w:val="00AC2E78"/>
    <w:rsid w:val="00AD212A"/>
    <w:rsid w:val="00AD5470"/>
    <w:rsid w:val="00AE4CF4"/>
    <w:rsid w:val="00B11037"/>
    <w:rsid w:val="00B1613D"/>
    <w:rsid w:val="00B1636D"/>
    <w:rsid w:val="00B22765"/>
    <w:rsid w:val="00B3464B"/>
    <w:rsid w:val="00B34D2A"/>
    <w:rsid w:val="00B35C70"/>
    <w:rsid w:val="00B413A6"/>
    <w:rsid w:val="00B45AE0"/>
    <w:rsid w:val="00B5333F"/>
    <w:rsid w:val="00B70D4A"/>
    <w:rsid w:val="00B70E73"/>
    <w:rsid w:val="00B735E6"/>
    <w:rsid w:val="00B77F1B"/>
    <w:rsid w:val="00B81BA6"/>
    <w:rsid w:val="00B96BF9"/>
    <w:rsid w:val="00BA5422"/>
    <w:rsid w:val="00BC5EA3"/>
    <w:rsid w:val="00BE207C"/>
    <w:rsid w:val="00BE7768"/>
    <w:rsid w:val="00C23D5D"/>
    <w:rsid w:val="00C3468A"/>
    <w:rsid w:val="00C37BC0"/>
    <w:rsid w:val="00C47292"/>
    <w:rsid w:val="00C52810"/>
    <w:rsid w:val="00C608DE"/>
    <w:rsid w:val="00C76D65"/>
    <w:rsid w:val="00C77DC9"/>
    <w:rsid w:val="00CA6972"/>
    <w:rsid w:val="00CB1CF5"/>
    <w:rsid w:val="00CB5B1E"/>
    <w:rsid w:val="00CB7A03"/>
    <w:rsid w:val="00CB7E57"/>
    <w:rsid w:val="00CC0AEC"/>
    <w:rsid w:val="00CC1645"/>
    <w:rsid w:val="00CD3C9A"/>
    <w:rsid w:val="00CE54CE"/>
    <w:rsid w:val="00CF7480"/>
    <w:rsid w:val="00D052FF"/>
    <w:rsid w:val="00D10070"/>
    <w:rsid w:val="00D21BDA"/>
    <w:rsid w:val="00D236F4"/>
    <w:rsid w:val="00D25BE8"/>
    <w:rsid w:val="00D26846"/>
    <w:rsid w:val="00D30379"/>
    <w:rsid w:val="00D41DB7"/>
    <w:rsid w:val="00D44384"/>
    <w:rsid w:val="00D445D5"/>
    <w:rsid w:val="00D579D0"/>
    <w:rsid w:val="00D629C3"/>
    <w:rsid w:val="00D74346"/>
    <w:rsid w:val="00D75339"/>
    <w:rsid w:val="00D75B2E"/>
    <w:rsid w:val="00D77424"/>
    <w:rsid w:val="00D81F73"/>
    <w:rsid w:val="00D84B6F"/>
    <w:rsid w:val="00D85A80"/>
    <w:rsid w:val="00D96E93"/>
    <w:rsid w:val="00DA1328"/>
    <w:rsid w:val="00DB13C9"/>
    <w:rsid w:val="00DB523D"/>
    <w:rsid w:val="00DC5004"/>
    <w:rsid w:val="00DC56F3"/>
    <w:rsid w:val="00DC7145"/>
    <w:rsid w:val="00DC76F5"/>
    <w:rsid w:val="00DD507C"/>
    <w:rsid w:val="00DE0696"/>
    <w:rsid w:val="00DE13CF"/>
    <w:rsid w:val="00DF5570"/>
    <w:rsid w:val="00E06030"/>
    <w:rsid w:val="00E10DA2"/>
    <w:rsid w:val="00E13655"/>
    <w:rsid w:val="00E47B4F"/>
    <w:rsid w:val="00E54FF3"/>
    <w:rsid w:val="00E567BB"/>
    <w:rsid w:val="00E649F0"/>
    <w:rsid w:val="00E6791A"/>
    <w:rsid w:val="00E72B8D"/>
    <w:rsid w:val="00E832E5"/>
    <w:rsid w:val="00E92A0D"/>
    <w:rsid w:val="00E96403"/>
    <w:rsid w:val="00EA556F"/>
    <w:rsid w:val="00EA7FAC"/>
    <w:rsid w:val="00EB1C8E"/>
    <w:rsid w:val="00EB1F1D"/>
    <w:rsid w:val="00EB4E3C"/>
    <w:rsid w:val="00EB5116"/>
    <w:rsid w:val="00ED04BD"/>
    <w:rsid w:val="00ED1AA4"/>
    <w:rsid w:val="00EE0F95"/>
    <w:rsid w:val="00EE7B0E"/>
    <w:rsid w:val="00F042BD"/>
    <w:rsid w:val="00F04C23"/>
    <w:rsid w:val="00F06CA9"/>
    <w:rsid w:val="00F07BAE"/>
    <w:rsid w:val="00F14243"/>
    <w:rsid w:val="00F15412"/>
    <w:rsid w:val="00F15C56"/>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 w:type="character" w:customStyle="1" w:styleId="UnresolvedMention3">
    <w:name w:val="Unresolved Mention3"/>
    <w:basedOn w:val="DefaultParagraphFont"/>
    <w:uiPriority w:val="99"/>
    <w:semiHidden/>
    <w:unhideWhenUsed/>
    <w:rsid w:val="004350B2"/>
    <w:rPr>
      <w:color w:val="605E5C"/>
      <w:shd w:val="clear" w:color="auto" w:fill="E1DFDD"/>
    </w:rPr>
  </w:style>
  <w:style w:type="table" w:styleId="TableGrid">
    <w:name w:val="Table Grid"/>
    <w:basedOn w:val="TableNormal"/>
    <w:uiPriority w:val="39"/>
    <w:rsid w:val="00EB1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54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54CE"/>
    <w:rPr>
      <w:sz w:val="20"/>
      <w:szCs w:val="20"/>
    </w:rPr>
  </w:style>
  <w:style w:type="character" w:styleId="FootnoteReference">
    <w:name w:val="footnote reference"/>
    <w:basedOn w:val="DefaultParagraphFont"/>
    <w:uiPriority w:val="99"/>
    <w:semiHidden/>
    <w:unhideWhenUsed/>
    <w:rsid w:val="00CE54CE"/>
    <w:rPr>
      <w:vertAlign w:val="superscript"/>
    </w:rPr>
  </w:style>
  <w:style w:type="paragraph" w:styleId="Revision">
    <w:name w:val="Revision"/>
    <w:hidden/>
    <w:uiPriority w:val="99"/>
    <w:semiHidden/>
    <w:rsid w:val="00597781"/>
    <w:pPr>
      <w:spacing w:after="0" w:line="240" w:lineRule="auto"/>
    </w:pPr>
  </w:style>
  <w:style w:type="character" w:styleId="UnresolvedMention">
    <w:name w:val="Unresolved Mention"/>
    <w:basedOn w:val="DefaultParagraphFont"/>
    <w:uiPriority w:val="99"/>
    <w:semiHidden/>
    <w:unhideWhenUsed/>
    <w:rsid w:val="00193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548474">
      <w:bodyDiv w:val="1"/>
      <w:marLeft w:val="0"/>
      <w:marRight w:val="0"/>
      <w:marTop w:val="0"/>
      <w:marBottom w:val="0"/>
      <w:divBdr>
        <w:top w:val="none" w:sz="0" w:space="0" w:color="auto"/>
        <w:left w:val="none" w:sz="0" w:space="0" w:color="auto"/>
        <w:bottom w:val="none" w:sz="0" w:space="0" w:color="auto"/>
        <w:right w:val="none" w:sz="0" w:space="0" w:color="auto"/>
      </w:divBdr>
    </w:div>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14366</Words>
  <Characters>81887</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2022-03-04T19:34:00Z</dcterms:created>
  <dcterms:modified xsi:type="dcterms:W3CDTF">2022-03-04T20:34:00Z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